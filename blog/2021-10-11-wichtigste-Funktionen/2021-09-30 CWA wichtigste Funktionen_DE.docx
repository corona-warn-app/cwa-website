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459E7" w14:textId="3C8B2C3E" w:rsidR="0008344F" w:rsidRDefault="009564C1">
      <w:pPr>
        <w:rPr>
          <w:b/>
          <w:bCs/>
          <w:sz w:val="28"/>
          <w:szCs w:val="28"/>
          <w:lang w:val="de-DE"/>
        </w:rPr>
      </w:pPr>
      <w:r>
        <w:rPr>
          <w:b/>
          <w:bCs/>
          <w:sz w:val="28"/>
          <w:szCs w:val="28"/>
          <w:lang w:val="de-DE"/>
        </w:rPr>
        <w:t>Warum die</w:t>
      </w:r>
      <w:r w:rsidR="0008344F" w:rsidRPr="007333EF">
        <w:rPr>
          <w:b/>
          <w:bCs/>
          <w:sz w:val="28"/>
          <w:szCs w:val="28"/>
          <w:lang w:val="de-DE"/>
        </w:rPr>
        <w:t xml:space="preserve"> Corona-Warn-App gerade jetzt wichtig </w:t>
      </w:r>
      <w:r>
        <w:rPr>
          <w:b/>
          <w:bCs/>
          <w:sz w:val="28"/>
          <w:szCs w:val="28"/>
          <w:lang w:val="de-DE"/>
        </w:rPr>
        <w:t>ist</w:t>
      </w:r>
    </w:p>
    <w:p w14:paraId="422D137A" w14:textId="47E16EFC" w:rsidR="00637EE7" w:rsidRPr="004A5AFB" w:rsidRDefault="001701EA">
      <w:pPr>
        <w:rPr>
          <w:b/>
          <w:bCs/>
          <w:sz w:val="24"/>
          <w:szCs w:val="24"/>
          <w:lang w:val="de-DE"/>
        </w:rPr>
      </w:pPr>
      <w:r>
        <w:rPr>
          <w:b/>
          <w:bCs/>
          <w:sz w:val="24"/>
          <w:szCs w:val="24"/>
          <w:lang w:val="de-DE"/>
        </w:rPr>
        <w:t xml:space="preserve">Kurze </w:t>
      </w:r>
      <w:r w:rsidR="004A5AFB">
        <w:rPr>
          <w:b/>
          <w:bCs/>
          <w:sz w:val="24"/>
          <w:szCs w:val="24"/>
          <w:lang w:val="de-DE"/>
        </w:rPr>
        <w:t>Anleitung</w:t>
      </w:r>
      <w:r>
        <w:rPr>
          <w:b/>
          <w:bCs/>
          <w:sz w:val="24"/>
          <w:szCs w:val="24"/>
          <w:lang w:val="de-DE"/>
        </w:rPr>
        <w:t>en</w:t>
      </w:r>
      <w:r w:rsidR="004A5AFB">
        <w:rPr>
          <w:b/>
          <w:bCs/>
          <w:sz w:val="24"/>
          <w:szCs w:val="24"/>
          <w:lang w:val="de-DE"/>
        </w:rPr>
        <w:t xml:space="preserve"> für die wichtigsten Funktionen</w:t>
      </w:r>
    </w:p>
    <w:p w14:paraId="379E8ABF" w14:textId="5117EA01" w:rsidR="00F04951" w:rsidRDefault="0002601F">
      <w:pPr>
        <w:rPr>
          <w:ins w:id="0" w:author="Heine, Hanna" w:date="2021-10-06T09:09:00Z"/>
          <w:lang w:val="de-DE"/>
        </w:rPr>
      </w:pPr>
      <w:r w:rsidRPr="38F1B0F8">
        <w:rPr>
          <w:lang w:val="de-DE"/>
        </w:rPr>
        <w:t xml:space="preserve">Ein </w:t>
      </w:r>
      <w:r w:rsidR="2AC7812D" w:rsidRPr="38F1B0F8">
        <w:rPr>
          <w:b/>
          <w:bCs/>
          <w:lang w:val="de-DE"/>
        </w:rPr>
        <w:t>Open-Air-</w:t>
      </w:r>
      <w:r w:rsidRPr="38F1B0F8">
        <w:rPr>
          <w:b/>
          <w:bCs/>
          <w:lang w:val="de-DE"/>
        </w:rPr>
        <w:t>Konzert</w:t>
      </w:r>
      <w:r w:rsidRPr="38F1B0F8">
        <w:rPr>
          <w:lang w:val="de-DE"/>
        </w:rPr>
        <w:t xml:space="preserve"> besuchen, ins </w:t>
      </w:r>
      <w:r w:rsidRPr="38F1B0F8">
        <w:rPr>
          <w:b/>
          <w:bCs/>
          <w:lang w:val="de-DE"/>
        </w:rPr>
        <w:t>Restaurant</w:t>
      </w:r>
      <w:r w:rsidR="4DB7970A" w:rsidRPr="38F1B0F8">
        <w:rPr>
          <w:lang w:val="de-DE"/>
        </w:rPr>
        <w:t xml:space="preserve">, den </w:t>
      </w:r>
      <w:r w:rsidR="4DB7970A" w:rsidRPr="38F1B0F8">
        <w:rPr>
          <w:b/>
          <w:bCs/>
          <w:lang w:val="de-DE"/>
        </w:rPr>
        <w:t>Biergarten</w:t>
      </w:r>
      <w:r w:rsidRPr="38F1B0F8">
        <w:rPr>
          <w:lang w:val="de-DE"/>
        </w:rPr>
        <w:t xml:space="preserve"> oder </w:t>
      </w:r>
      <w:r w:rsidRPr="00FB15E9">
        <w:rPr>
          <w:b/>
          <w:bCs/>
          <w:lang w:val="de-DE"/>
        </w:rPr>
        <w:t>Theater</w:t>
      </w:r>
      <w:r w:rsidRPr="38F1B0F8">
        <w:rPr>
          <w:lang w:val="de-DE"/>
        </w:rPr>
        <w:t xml:space="preserve"> gehen</w:t>
      </w:r>
      <w:r w:rsidR="00B426F4" w:rsidRPr="38F1B0F8">
        <w:rPr>
          <w:lang w:val="de-DE"/>
        </w:rPr>
        <w:t xml:space="preserve"> </w:t>
      </w:r>
      <w:r w:rsidRPr="38F1B0F8">
        <w:rPr>
          <w:lang w:val="de-DE"/>
        </w:rPr>
        <w:t xml:space="preserve">– </w:t>
      </w:r>
      <w:r w:rsidR="00B426F4" w:rsidRPr="38F1B0F8">
        <w:rPr>
          <w:lang w:val="de-DE"/>
        </w:rPr>
        <w:t xml:space="preserve">all das </w:t>
      </w:r>
      <w:r w:rsidR="00FE706D" w:rsidRPr="38F1B0F8">
        <w:rPr>
          <w:lang w:val="de-DE"/>
        </w:rPr>
        <w:t>geht</w:t>
      </w:r>
      <w:r w:rsidR="00B426F4" w:rsidRPr="38F1B0F8">
        <w:rPr>
          <w:lang w:val="de-DE"/>
        </w:rPr>
        <w:t xml:space="preserve"> </w:t>
      </w:r>
      <w:r w:rsidR="29DBABC0" w:rsidRPr="38F1B0F8">
        <w:rPr>
          <w:lang w:val="de-DE"/>
        </w:rPr>
        <w:t>bisher</w:t>
      </w:r>
      <w:r w:rsidR="00FE706D" w:rsidRPr="38F1B0F8">
        <w:rPr>
          <w:lang w:val="de-DE"/>
        </w:rPr>
        <w:t xml:space="preserve"> wieder</w:t>
      </w:r>
      <w:r w:rsidR="29DBABC0" w:rsidRPr="38F1B0F8">
        <w:rPr>
          <w:lang w:val="de-DE"/>
        </w:rPr>
        <w:t xml:space="preserve"> </w:t>
      </w:r>
      <w:r w:rsidRPr="38F1B0F8">
        <w:rPr>
          <w:lang w:val="de-DE"/>
        </w:rPr>
        <w:t>für geimpfte</w:t>
      </w:r>
      <w:r w:rsidR="00493F96" w:rsidRPr="38F1B0F8">
        <w:rPr>
          <w:lang w:val="de-DE"/>
        </w:rPr>
        <w:t xml:space="preserve">, genesene und teils auch für getestete </w:t>
      </w:r>
      <w:r w:rsidRPr="38F1B0F8">
        <w:rPr>
          <w:lang w:val="de-DE"/>
        </w:rPr>
        <w:t xml:space="preserve">Personen. </w:t>
      </w:r>
      <w:r w:rsidR="73548DE7" w:rsidRPr="38F1B0F8">
        <w:rPr>
          <w:lang w:val="de-DE"/>
        </w:rPr>
        <w:t xml:space="preserve">Es waren die Frühlings- und Sommermonate, die es möglich machten. Die Monate, in denen </w:t>
      </w:r>
      <w:r w:rsidR="53E162C2" w:rsidRPr="38F1B0F8">
        <w:rPr>
          <w:lang w:val="de-DE"/>
        </w:rPr>
        <w:t xml:space="preserve">sich </w:t>
      </w:r>
      <w:r w:rsidR="73548DE7" w:rsidRPr="38F1B0F8">
        <w:rPr>
          <w:lang w:val="de-DE"/>
        </w:rPr>
        <w:t xml:space="preserve">die </w:t>
      </w:r>
      <w:r w:rsidR="08AC1B75" w:rsidRPr="38F1B0F8">
        <w:rPr>
          <w:lang w:val="de-DE"/>
        </w:rPr>
        <w:t>7-Tage-</w:t>
      </w:r>
      <w:r w:rsidR="73548DE7" w:rsidRPr="38F1B0F8">
        <w:rPr>
          <w:lang w:val="de-DE"/>
        </w:rPr>
        <w:t xml:space="preserve">Inzidenz </w:t>
      </w:r>
      <w:r w:rsidR="7013B5BA" w:rsidRPr="38F1B0F8">
        <w:rPr>
          <w:lang w:val="de-DE"/>
        </w:rPr>
        <w:t>im Rahmen hielt</w:t>
      </w:r>
      <w:r w:rsidR="79B393E8" w:rsidRPr="38F1B0F8">
        <w:rPr>
          <w:lang w:val="de-DE"/>
        </w:rPr>
        <w:t xml:space="preserve"> und viele Veranstaltungen </w:t>
      </w:r>
      <w:ins w:id="1" w:author="Heine, Hanna" w:date="2021-10-11T09:19:00Z">
        <w:r w:rsidR="003701C5">
          <w:rPr>
            <w:lang w:val="de-DE"/>
          </w:rPr>
          <w:t>draußen</w:t>
        </w:r>
      </w:ins>
      <w:ins w:id="2" w:author="Heine, Hanna" w:date="2021-10-11T09:42:00Z">
        <w:r w:rsidR="004956B5">
          <w:rPr>
            <w:lang w:val="de-DE"/>
          </w:rPr>
          <w:t xml:space="preserve"> </w:t>
        </w:r>
      </w:ins>
      <w:del w:id="3" w:author="Heine, Hanna" w:date="2021-10-11T09:19:00Z">
        <w:r w:rsidR="79B393E8" w:rsidRPr="38F1B0F8" w:rsidDel="003701C5">
          <w:rPr>
            <w:lang w:val="de-DE"/>
          </w:rPr>
          <w:delText xml:space="preserve">im Außenbereich durchgeführt </w:delText>
        </w:r>
      </w:del>
      <w:ins w:id="4" w:author="Heine, Hanna" w:date="2021-10-11T09:19:00Z">
        <w:r w:rsidR="003701C5">
          <w:rPr>
            <w:lang w:val="de-DE"/>
          </w:rPr>
          <w:t>stattfinden</w:t>
        </w:r>
        <w:r w:rsidR="003701C5" w:rsidRPr="38F1B0F8">
          <w:rPr>
            <w:lang w:val="de-DE"/>
          </w:rPr>
          <w:t xml:space="preserve"> </w:t>
        </w:r>
      </w:ins>
      <w:del w:id="5" w:author="Heine, Hanna" w:date="2021-10-11T09:19:00Z">
        <w:r w:rsidR="79B393E8" w:rsidRPr="38F1B0F8" w:rsidDel="003701C5">
          <w:rPr>
            <w:lang w:val="de-DE"/>
          </w:rPr>
          <w:delText xml:space="preserve">werden </w:delText>
        </w:r>
      </w:del>
      <w:r w:rsidR="79B393E8" w:rsidRPr="38F1B0F8">
        <w:rPr>
          <w:lang w:val="de-DE"/>
        </w:rPr>
        <w:t>konnten</w:t>
      </w:r>
      <w:r w:rsidR="7013B5BA" w:rsidRPr="38F1B0F8">
        <w:rPr>
          <w:lang w:val="de-DE"/>
        </w:rPr>
        <w:t xml:space="preserve">. </w:t>
      </w:r>
    </w:p>
    <w:p w14:paraId="3E2F9A49" w14:textId="78322ABD" w:rsidR="00B426F4" w:rsidRDefault="00B426F4">
      <w:pPr>
        <w:rPr>
          <w:lang w:val="de-DE"/>
        </w:rPr>
      </w:pPr>
      <w:r w:rsidRPr="38F1B0F8">
        <w:rPr>
          <w:lang w:val="de-DE"/>
        </w:rPr>
        <w:t xml:space="preserve">Doch </w:t>
      </w:r>
      <w:r w:rsidRPr="38F1B0F8">
        <w:rPr>
          <w:b/>
          <w:bCs/>
          <w:lang w:val="de-DE"/>
        </w:rPr>
        <w:t xml:space="preserve">wie sieht es </w:t>
      </w:r>
      <w:r w:rsidR="278FE06B" w:rsidRPr="38F1B0F8">
        <w:rPr>
          <w:b/>
          <w:bCs/>
          <w:lang w:val="de-DE"/>
        </w:rPr>
        <w:t>da</w:t>
      </w:r>
      <w:r w:rsidRPr="38F1B0F8">
        <w:rPr>
          <w:b/>
          <w:bCs/>
          <w:lang w:val="de-DE"/>
        </w:rPr>
        <w:t xml:space="preserve">mit </w:t>
      </w:r>
      <w:r w:rsidR="0F12B1D9" w:rsidRPr="38F1B0F8">
        <w:rPr>
          <w:b/>
          <w:bCs/>
          <w:lang w:val="de-DE"/>
        </w:rPr>
        <w:t>im</w:t>
      </w:r>
      <w:r w:rsidRPr="38F1B0F8">
        <w:rPr>
          <w:b/>
          <w:bCs/>
          <w:lang w:val="de-DE"/>
        </w:rPr>
        <w:t xml:space="preserve"> Herbst aus</w:t>
      </w:r>
      <w:r w:rsidR="00493F96" w:rsidRPr="38F1B0F8">
        <w:rPr>
          <w:lang w:val="de-DE"/>
        </w:rPr>
        <w:t xml:space="preserve">, wenn sich das Leben </w:t>
      </w:r>
      <w:r w:rsidR="57190384" w:rsidRPr="38F1B0F8">
        <w:rPr>
          <w:lang w:val="de-DE"/>
        </w:rPr>
        <w:t xml:space="preserve">zwangsläufig </w:t>
      </w:r>
      <w:r w:rsidR="00493F96" w:rsidRPr="38F1B0F8">
        <w:rPr>
          <w:lang w:val="de-DE"/>
        </w:rPr>
        <w:t xml:space="preserve">wieder </w:t>
      </w:r>
      <w:r w:rsidR="1B0F92BD" w:rsidRPr="38F1B0F8">
        <w:rPr>
          <w:lang w:val="de-DE"/>
        </w:rPr>
        <w:t xml:space="preserve">von </w:t>
      </w:r>
      <w:r w:rsidR="17B923EA" w:rsidRPr="38F1B0F8">
        <w:rPr>
          <w:lang w:val="de-DE"/>
        </w:rPr>
        <w:t>d</w:t>
      </w:r>
      <w:r w:rsidR="1B0F92BD" w:rsidRPr="38F1B0F8">
        <w:rPr>
          <w:lang w:val="de-DE"/>
        </w:rPr>
        <w:t xml:space="preserve">raußen </w:t>
      </w:r>
      <w:r w:rsidR="00493F96" w:rsidRPr="38F1B0F8">
        <w:rPr>
          <w:lang w:val="de-DE"/>
        </w:rPr>
        <w:t xml:space="preserve">nach </w:t>
      </w:r>
      <w:r w:rsidR="35B99A20" w:rsidRPr="38F1B0F8">
        <w:rPr>
          <w:lang w:val="de-DE"/>
        </w:rPr>
        <w:t>d</w:t>
      </w:r>
      <w:r w:rsidR="00493F96" w:rsidRPr="38F1B0F8">
        <w:rPr>
          <w:lang w:val="de-DE"/>
        </w:rPr>
        <w:t>rinnen verlagert</w:t>
      </w:r>
      <w:r w:rsidRPr="38F1B0F8">
        <w:rPr>
          <w:lang w:val="de-DE"/>
        </w:rPr>
        <w:t xml:space="preserve">? Die Corona-Warn-App kann mit ihren Funktionen </w:t>
      </w:r>
      <w:r w:rsidR="1F338A56" w:rsidRPr="38F1B0F8">
        <w:rPr>
          <w:lang w:val="de-DE"/>
        </w:rPr>
        <w:t>einen Beitrag leisten</w:t>
      </w:r>
      <w:r w:rsidRPr="38F1B0F8">
        <w:rPr>
          <w:lang w:val="de-DE"/>
        </w:rPr>
        <w:t xml:space="preserve">, </w:t>
      </w:r>
      <w:r w:rsidR="00EF0B08" w:rsidRPr="38F1B0F8">
        <w:rPr>
          <w:lang w:val="de-DE"/>
        </w:rPr>
        <w:t>so</w:t>
      </w:r>
      <w:r w:rsidRPr="38F1B0F8">
        <w:rPr>
          <w:lang w:val="de-DE"/>
        </w:rPr>
        <w:t xml:space="preserve">dass wir auch </w:t>
      </w:r>
      <w:r w:rsidR="6A2F4D52" w:rsidRPr="38F1B0F8">
        <w:rPr>
          <w:lang w:val="de-DE"/>
        </w:rPr>
        <w:t>weiterhin</w:t>
      </w:r>
      <w:r w:rsidRPr="38F1B0F8">
        <w:rPr>
          <w:lang w:val="de-DE"/>
        </w:rPr>
        <w:t xml:space="preserve"> eine Pizza bei unserem Lieblingsitaliener essen, shoppen gehen</w:t>
      </w:r>
      <w:r w:rsidR="008A68E4" w:rsidRPr="38F1B0F8">
        <w:rPr>
          <w:lang w:val="de-DE"/>
        </w:rPr>
        <w:t xml:space="preserve"> oder eine Ausstellung besuchen können</w:t>
      </w:r>
      <w:r w:rsidR="57057166" w:rsidRPr="38F1B0F8">
        <w:rPr>
          <w:lang w:val="de-DE"/>
        </w:rPr>
        <w:t xml:space="preserve"> - selbst in geschlossenen Räumen</w:t>
      </w:r>
      <w:r w:rsidR="00493F96" w:rsidRPr="38F1B0F8">
        <w:rPr>
          <w:lang w:val="de-DE"/>
        </w:rPr>
        <w:t xml:space="preserve">. </w:t>
      </w:r>
    </w:p>
    <w:p w14:paraId="6544D636" w14:textId="7635EE4C" w:rsidR="00493F96" w:rsidRDefault="00493F96" w:rsidP="00493F96">
      <w:pPr>
        <w:jc w:val="center"/>
        <w:rPr>
          <w:lang w:val="de-DE"/>
        </w:rPr>
      </w:pPr>
      <w:r>
        <w:rPr>
          <w:lang w:val="de-DE"/>
        </w:rPr>
        <w:t>***</w:t>
      </w:r>
    </w:p>
    <w:p w14:paraId="6CBFFC80" w14:textId="24996EBF" w:rsidR="0008344F" w:rsidRDefault="008A68E4">
      <w:pPr>
        <w:rPr>
          <w:lang w:val="de-DE"/>
        </w:rPr>
      </w:pPr>
      <w:r>
        <w:rPr>
          <w:lang w:val="de-DE"/>
        </w:rPr>
        <w:t>Dafür passt das Projektteam</w:t>
      </w:r>
      <w:r w:rsidR="00C57E76">
        <w:rPr>
          <w:lang w:val="de-DE"/>
        </w:rPr>
        <w:t xml:space="preserve"> aus Deutscher Telekom, </w:t>
      </w:r>
      <w:r w:rsidR="00044C3E">
        <w:rPr>
          <w:lang w:val="de-DE"/>
        </w:rPr>
        <w:t xml:space="preserve">SAP und </w:t>
      </w:r>
      <w:r w:rsidR="00C57E76">
        <w:rPr>
          <w:lang w:val="de-DE"/>
        </w:rPr>
        <w:t xml:space="preserve">Robert Koch-Institut </w:t>
      </w:r>
      <w:del w:id="6" w:author="Heine, Hanna" w:date="2021-09-27T13:51:00Z">
        <w:r w:rsidDel="00044C3E">
          <w:rPr>
            <w:lang w:val="de-DE"/>
          </w:rPr>
          <w:delText xml:space="preserve"> </w:delText>
        </w:r>
      </w:del>
      <w:r>
        <w:rPr>
          <w:lang w:val="de-DE"/>
        </w:rPr>
        <w:t>die Corona-Warn-App ständig an das aktuelle Pandemie-Geschehen an. Welche (neuen) Funktionen gerade jetzt wichtig sind</w:t>
      </w:r>
      <w:r w:rsidR="00A334D0">
        <w:rPr>
          <w:lang w:val="de-DE"/>
        </w:rPr>
        <w:t xml:space="preserve"> und wie sie funktionieren,</w:t>
      </w:r>
      <w:r>
        <w:rPr>
          <w:lang w:val="de-DE"/>
        </w:rPr>
        <w:t xml:space="preserve"> stellen wir Ihnen </w:t>
      </w:r>
      <w:r w:rsidR="00F8569E">
        <w:rPr>
          <w:lang w:val="de-DE"/>
        </w:rPr>
        <w:t xml:space="preserve">hier </w:t>
      </w:r>
      <w:r>
        <w:rPr>
          <w:lang w:val="de-DE"/>
        </w:rPr>
        <w:t xml:space="preserve">noch einmal zusammengefasst vor: </w:t>
      </w:r>
    </w:p>
    <w:p w14:paraId="71FF07CE" w14:textId="099E5368" w:rsidR="0084652F" w:rsidRPr="003E13B9" w:rsidRDefault="0084652F">
      <w:pPr>
        <w:rPr>
          <w:b/>
          <w:bCs/>
          <w:sz w:val="26"/>
          <w:szCs w:val="26"/>
          <w:u w:val="single"/>
          <w:lang w:val="de-DE"/>
        </w:rPr>
      </w:pPr>
      <w:r w:rsidRPr="003E13B9">
        <w:rPr>
          <w:b/>
          <w:bCs/>
          <w:sz w:val="26"/>
          <w:szCs w:val="26"/>
          <w:u w:val="single"/>
          <w:lang w:val="de-DE"/>
        </w:rPr>
        <w:t>Eventregistrierung (</w:t>
      </w:r>
      <w:r w:rsidR="0008344F" w:rsidRPr="003E13B9">
        <w:rPr>
          <w:b/>
          <w:bCs/>
          <w:sz w:val="26"/>
          <w:szCs w:val="26"/>
          <w:u w:val="single"/>
          <w:lang w:val="de-DE"/>
        </w:rPr>
        <w:t>Check-</w:t>
      </w:r>
      <w:r w:rsidR="00F8569E">
        <w:rPr>
          <w:b/>
          <w:bCs/>
          <w:sz w:val="26"/>
          <w:szCs w:val="26"/>
          <w:u w:val="single"/>
          <w:lang w:val="de-DE"/>
        </w:rPr>
        <w:t>i</w:t>
      </w:r>
      <w:r w:rsidR="0008344F" w:rsidRPr="003E13B9">
        <w:rPr>
          <w:b/>
          <w:bCs/>
          <w:sz w:val="26"/>
          <w:szCs w:val="26"/>
          <w:u w:val="single"/>
          <w:lang w:val="de-DE"/>
        </w:rPr>
        <w:t>n</w:t>
      </w:r>
      <w:r w:rsidRPr="003E13B9">
        <w:rPr>
          <w:b/>
          <w:bCs/>
          <w:sz w:val="26"/>
          <w:szCs w:val="26"/>
          <w:u w:val="single"/>
          <w:lang w:val="de-DE"/>
        </w:rPr>
        <w:t>-F</w:t>
      </w:r>
      <w:r w:rsidR="0008344F" w:rsidRPr="003E13B9">
        <w:rPr>
          <w:b/>
          <w:bCs/>
          <w:sz w:val="26"/>
          <w:szCs w:val="26"/>
          <w:u w:val="single"/>
          <w:lang w:val="de-DE"/>
        </w:rPr>
        <w:t>unktio</w:t>
      </w:r>
      <w:r w:rsidRPr="003E13B9">
        <w:rPr>
          <w:b/>
          <w:bCs/>
          <w:sz w:val="26"/>
          <w:szCs w:val="26"/>
          <w:u w:val="single"/>
          <w:lang w:val="de-DE"/>
        </w:rPr>
        <w:t>n)</w:t>
      </w:r>
    </w:p>
    <w:p w14:paraId="20EA6DCF" w14:textId="5E46A7AD" w:rsidR="002B676B" w:rsidRDefault="0008344F" w:rsidP="3FF86AE9">
      <w:pPr>
        <w:rPr>
          <w:lang w:val="de-DE"/>
        </w:rPr>
      </w:pPr>
      <w:commentRangeStart w:id="7"/>
      <w:r w:rsidRPr="38F1B0F8">
        <w:rPr>
          <w:lang w:val="de-DE"/>
        </w:rPr>
        <w:t>Mit Beginn des Herbst</w:t>
      </w:r>
      <w:r w:rsidR="0084652F" w:rsidRPr="38F1B0F8">
        <w:rPr>
          <w:lang w:val="de-DE"/>
        </w:rPr>
        <w:t>e</w:t>
      </w:r>
      <w:r w:rsidR="00493F96" w:rsidRPr="38F1B0F8">
        <w:rPr>
          <w:lang w:val="de-DE"/>
        </w:rPr>
        <w:t xml:space="preserve">s </w:t>
      </w:r>
      <w:del w:id="8" w:author="Heine, Hanna" w:date="2021-10-11T09:06:00Z">
        <w:r w:rsidR="00493F96" w:rsidRPr="38F1B0F8" w:rsidDel="000C6576">
          <w:rPr>
            <w:lang w:val="de-DE"/>
          </w:rPr>
          <w:delText xml:space="preserve">verlagert sich das Leben </w:delText>
        </w:r>
      </w:del>
      <w:del w:id="9" w:author="Heine, Hanna" w:date="2021-10-06T09:52:00Z">
        <w:r w:rsidR="00493F96" w:rsidRPr="38F1B0F8" w:rsidDel="008E2562">
          <w:rPr>
            <w:lang w:val="de-DE"/>
          </w:rPr>
          <w:delText xml:space="preserve">aber </w:delText>
        </w:r>
      </w:del>
      <w:del w:id="10" w:author="Heine, Hanna" w:date="2021-10-11T09:06:00Z">
        <w:r w:rsidR="00493F96" w:rsidRPr="38F1B0F8" w:rsidDel="000C6576">
          <w:rPr>
            <w:lang w:val="de-DE"/>
          </w:rPr>
          <w:delText xml:space="preserve">wieder </w:delText>
        </w:r>
      </w:del>
      <w:del w:id="11" w:author="Heine, Hanna" w:date="2021-10-06T09:52:00Z">
        <w:r w:rsidR="2B38A8F6" w:rsidRPr="38F1B0F8" w:rsidDel="00FB0F0A">
          <w:rPr>
            <w:lang w:val="de-DE"/>
          </w:rPr>
          <w:delText xml:space="preserve">zunehmend </w:delText>
        </w:r>
      </w:del>
      <w:del w:id="12" w:author="Heine, Hanna" w:date="2021-10-11T09:06:00Z">
        <w:r w:rsidR="00493F96" w:rsidRPr="38F1B0F8" w:rsidDel="000C6576">
          <w:rPr>
            <w:lang w:val="de-DE"/>
          </w:rPr>
          <w:delText>nach drinnen</w:delText>
        </w:r>
      </w:del>
      <w:ins w:id="13" w:author="Heine, Hanna" w:date="2021-10-11T09:06:00Z">
        <w:r w:rsidR="000C6576">
          <w:rPr>
            <w:lang w:val="de-DE"/>
          </w:rPr>
          <w:t>finden viele Veranstaltung wieder in geschlossenen Räumen statt</w:t>
        </w:r>
      </w:ins>
      <w:ins w:id="14" w:author="Heine, Hanna" w:date="2021-10-06T09:55:00Z">
        <w:r w:rsidR="00023BF0">
          <w:rPr>
            <w:lang w:val="de-DE"/>
          </w:rPr>
          <w:t>, wo das Infektionsrisiko</w:t>
        </w:r>
        <w:r w:rsidR="000E1004">
          <w:rPr>
            <w:lang w:val="de-DE"/>
          </w:rPr>
          <w:t xml:space="preserve"> durch die Aerosole höher ist</w:t>
        </w:r>
      </w:ins>
      <w:ins w:id="15" w:author="Heine, Hanna" w:date="2021-10-11T09:06:00Z">
        <w:r w:rsidR="003D665B">
          <w:rPr>
            <w:lang w:val="de-DE"/>
          </w:rPr>
          <w:t xml:space="preserve"> als draußen</w:t>
        </w:r>
      </w:ins>
      <w:r w:rsidR="00493F96" w:rsidRPr="38F1B0F8">
        <w:rPr>
          <w:lang w:val="de-DE"/>
        </w:rPr>
        <w:t>.</w:t>
      </w:r>
      <w:r w:rsidRPr="38F1B0F8">
        <w:rPr>
          <w:lang w:val="de-DE"/>
        </w:rPr>
        <w:t xml:space="preserve"> Umso wichtiger </w:t>
      </w:r>
      <w:r w:rsidR="0084652F" w:rsidRPr="38F1B0F8">
        <w:rPr>
          <w:lang w:val="de-DE"/>
        </w:rPr>
        <w:t>ist</w:t>
      </w:r>
      <w:r w:rsidRPr="38F1B0F8">
        <w:rPr>
          <w:lang w:val="de-DE"/>
        </w:rPr>
        <w:t xml:space="preserve"> es, Infektionsketten schnell zu </w:t>
      </w:r>
      <w:r w:rsidR="61BEBF7E" w:rsidRPr="38F1B0F8">
        <w:rPr>
          <w:lang w:val="de-DE"/>
        </w:rPr>
        <w:t>durchbrechen</w:t>
      </w:r>
      <w:r w:rsidRPr="38F1B0F8">
        <w:rPr>
          <w:lang w:val="de-DE"/>
        </w:rPr>
        <w:t>.</w:t>
      </w:r>
      <w:commentRangeEnd w:id="7"/>
      <w:r w:rsidR="00493F96">
        <w:rPr>
          <w:rStyle w:val="CommentReference"/>
        </w:rPr>
        <w:commentReference w:id="7"/>
      </w:r>
      <w:r w:rsidRPr="38F1B0F8">
        <w:rPr>
          <w:lang w:val="de-DE"/>
        </w:rPr>
        <w:t xml:space="preserve"> </w:t>
      </w:r>
    </w:p>
    <w:p w14:paraId="4F7F2F42" w14:textId="58A14928" w:rsidR="00E336EE" w:rsidRDefault="0008344F" w:rsidP="3FF86AE9">
      <w:pPr>
        <w:rPr>
          <w:lang w:val="de-DE"/>
        </w:rPr>
      </w:pPr>
      <w:r w:rsidRPr="3FF86AE9">
        <w:rPr>
          <w:lang w:val="de-DE"/>
        </w:rPr>
        <w:t>Mit der Eventregistrierung können Veranstalter*innen</w:t>
      </w:r>
      <w:r w:rsidR="0084652F" w:rsidRPr="3FF86AE9">
        <w:rPr>
          <w:lang w:val="de-DE"/>
        </w:rPr>
        <w:t>, Einzelhändler*innen oder Privatpersonen</w:t>
      </w:r>
      <w:r w:rsidRPr="3FF86AE9">
        <w:rPr>
          <w:lang w:val="de-DE"/>
        </w:rPr>
        <w:t xml:space="preserve"> über die Corona-Warn-App einen </w:t>
      </w:r>
      <w:r w:rsidRPr="00B542B4">
        <w:rPr>
          <w:b/>
          <w:bCs/>
          <w:lang w:val="de-DE"/>
        </w:rPr>
        <w:t>QR-Code erstellen</w:t>
      </w:r>
      <w:r w:rsidRPr="3FF86AE9">
        <w:rPr>
          <w:lang w:val="de-DE"/>
        </w:rPr>
        <w:t xml:space="preserve">, sodass </w:t>
      </w:r>
      <w:r w:rsidRPr="00F04951">
        <w:rPr>
          <w:lang w:val="de-DE"/>
        </w:rPr>
        <w:t>sich alle Gäste für die Veranstaltung</w:t>
      </w:r>
      <w:r w:rsidRPr="00B542B4">
        <w:rPr>
          <w:b/>
          <w:bCs/>
          <w:lang w:val="de-DE"/>
        </w:rPr>
        <w:t xml:space="preserve"> </w:t>
      </w:r>
      <w:r w:rsidRPr="00F04951">
        <w:rPr>
          <w:lang w:val="de-DE"/>
        </w:rPr>
        <w:t>einchecken können.</w:t>
      </w:r>
      <w:r w:rsidR="00063190">
        <w:rPr>
          <w:lang w:val="de-DE"/>
        </w:rPr>
        <w:t xml:space="preserve"> </w:t>
      </w:r>
      <w:r w:rsidRPr="3FF86AE9">
        <w:rPr>
          <w:lang w:val="de-DE"/>
        </w:rPr>
        <w:t>Besucher*innen, die später positiv getestet werden, können ihre Check-Ins gemeinsam mit den Diagnoseschlüsseln über die App teilen</w:t>
      </w:r>
      <w:r w:rsidR="00401126">
        <w:rPr>
          <w:lang w:val="de-DE"/>
        </w:rPr>
        <w:t xml:space="preserve">, um </w:t>
      </w:r>
      <w:r w:rsidR="004E784D">
        <w:rPr>
          <w:lang w:val="de-DE"/>
        </w:rPr>
        <w:t>die anderen Gäste zu warnen</w:t>
      </w:r>
      <w:r w:rsidR="00473674" w:rsidRPr="3FF86AE9">
        <w:rPr>
          <w:lang w:val="de-DE"/>
        </w:rPr>
        <w:t xml:space="preserve">. </w:t>
      </w:r>
    </w:p>
    <w:p w14:paraId="74D67D87" w14:textId="44BFB806" w:rsidR="005423BC" w:rsidRPr="005423BC" w:rsidRDefault="004E784D" w:rsidP="3FF86AE9">
      <w:pPr>
        <w:rPr>
          <w:lang w:val="de-DE"/>
        </w:rPr>
      </w:pPr>
      <w:r w:rsidRPr="38F1B0F8">
        <w:rPr>
          <w:lang w:val="de-DE"/>
        </w:rPr>
        <w:t xml:space="preserve">Damit keine Lücke im </w:t>
      </w:r>
      <w:r w:rsidR="000815EC" w:rsidRPr="38F1B0F8">
        <w:rPr>
          <w:lang w:val="de-DE"/>
        </w:rPr>
        <w:t xml:space="preserve">Unterbrechen der Infektionsketten entsteht, </w:t>
      </w:r>
      <w:commentRangeStart w:id="16"/>
      <w:r w:rsidR="000815EC" w:rsidRPr="38F1B0F8">
        <w:rPr>
          <w:lang w:val="de-DE"/>
        </w:rPr>
        <w:t>ermöglicht d</w:t>
      </w:r>
      <w:r w:rsidR="5F75BA6E" w:rsidRPr="38F1B0F8">
        <w:rPr>
          <w:lang w:val="de-DE"/>
        </w:rPr>
        <w:t xml:space="preserve">ie sogenannte </w:t>
      </w:r>
      <w:r w:rsidR="5F75BA6E" w:rsidRPr="38F1B0F8">
        <w:rPr>
          <w:b/>
          <w:bCs/>
          <w:lang w:val="de-DE"/>
        </w:rPr>
        <w:t>“Stellvertreter-Funktion”</w:t>
      </w:r>
      <w:r w:rsidR="4767F744" w:rsidRPr="38F1B0F8">
        <w:rPr>
          <w:b/>
          <w:bCs/>
          <w:lang w:val="de-DE"/>
        </w:rPr>
        <w:t xml:space="preserve"> </w:t>
      </w:r>
      <w:del w:id="17" w:author="Heine, Hanna" w:date="2021-10-06T09:54:00Z">
        <w:r w:rsidR="4767F744" w:rsidRPr="38F1B0F8" w:rsidDel="00F35ECE">
          <w:rPr>
            <w:rFonts w:eastAsiaTheme="minorEastAsia"/>
            <w:color w:val="3A3D3E"/>
            <w:lang w:val="de-DE"/>
          </w:rPr>
          <w:delText xml:space="preserve">es </w:delText>
        </w:r>
      </w:del>
      <w:r w:rsidR="4767F744" w:rsidRPr="38F1B0F8">
        <w:rPr>
          <w:rFonts w:eastAsiaTheme="minorEastAsia"/>
          <w:color w:val="3A3D3E"/>
          <w:lang w:val="de-DE"/>
        </w:rPr>
        <w:t xml:space="preserve">Organisator*innen </w:t>
      </w:r>
      <w:del w:id="18" w:author="Heine, Hanna" w:date="2021-10-06T09:54:00Z">
        <w:r w:rsidR="4767F744" w:rsidRPr="38F1B0F8" w:rsidDel="00F35ECE">
          <w:rPr>
            <w:rFonts w:eastAsiaTheme="minorEastAsia"/>
            <w:color w:val="3A3D3E"/>
            <w:lang w:val="de-DE"/>
          </w:rPr>
          <w:delText>einer Veranstaltung</w:delText>
        </w:r>
        <w:commentRangeEnd w:id="16"/>
        <w:r w:rsidDel="00F35ECE">
          <w:rPr>
            <w:rStyle w:val="CommentReference"/>
          </w:rPr>
          <w:commentReference w:id="16"/>
        </w:r>
      </w:del>
      <w:ins w:id="19" w:author="Heine, Hanna" w:date="2021-10-06T09:54:00Z">
        <w:r w:rsidR="00F35ECE">
          <w:rPr>
            <w:rFonts w:eastAsiaTheme="minorEastAsia"/>
            <w:color w:val="3A3D3E"/>
            <w:lang w:val="de-DE"/>
          </w:rPr>
          <w:t>und Gesundheitsämtern</w:t>
        </w:r>
      </w:ins>
      <w:r w:rsidR="060CDC76" w:rsidRPr="38F1B0F8">
        <w:rPr>
          <w:rFonts w:eastAsiaTheme="minorEastAsia"/>
          <w:color w:val="3A3D3E"/>
          <w:lang w:val="de-DE"/>
        </w:rPr>
        <w:t>,</w:t>
      </w:r>
      <w:r w:rsidR="4767F744" w:rsidRPr="38F1B0F8">
        <w:rPr>
          <w:rFonts w:eastAsiaTheme="minorEastAsia"/>
          <w:color w:val="3A3D3E"/>
          <w:lang w:val="de-DE"/>
        </w:rPr>
        <w:t xml:space="preserve"> Gäste in Vertretung für eine später positiv getestete Person zu warnen</w:t>
      </w:r>
      <w:r w:rsidR="00FE52BD" w:rsidRPr="38F1B0F8">
        <w:rPr>
          <w:rFonts w:eastAsiaTheme="minorEastAsia"/>
          <w:color w:val="3A3D3E"/>
          <w:lang w:val="de-DE"/>
        </w:rPr>
        <w:t xml:space="preserve">, die </w:t>
      </w:r>
      <w:r w:rsidR="005423BC" w:rsidRPr="38F1B0F8">
        <w:rPr>
          <w:lang w:val="de-DE"/>
        </w:rPr>
        <w:t xml:space="preserve">sich NICHT über die Corona-Warn-App eingecheckt </w:t>
      </w:r>
      <w:r w:rsidR="00FE52BD" w:rsidRPr="38F1B0F8">
        <w:rPr>
          <w:lang w:val="de-DE"/>
        </w:rPr>
        <w:t xml:space="preserve">hatte. </w:t>
      </w:r>
      <w:r w:rsidR="005423BC" w:rsidRPr="38F1B0F8">
        <w:rPr>
          <w:lang w:val="de-DE"/>
        </w:rPr>
        <w:t xml:space="preserve">Stellt das </w:t>
      </w:r>
      <w:r w:rsidR="005423BC" w:rsidRPr="38F1B0F8">
        <w:rPr>
          <w:b/>
          <w:bCs/>
          <w:lang w:val="de-DE"/>
        </w:rPr>
        <w:t>Gesundheitsamt</w:t>
      </w:r>
      <w:r w:rsidR="005423BC" w:rsidRPr="38F1B0F8">
        <w:rPr>
          <w:lang w:val="de-DE"/>
        </w:rPr>
        <w:t xml:space="preserve"> bei der Nachverfolgung von Infektionsketten fest, dass </w:t>
      </w:r>
      <w:r w:rsidR="00FE52BD" w:rsidRPr="38F1B0F8">
        <w:rPr>
          <w:lang w:val="de-DE"/>
        </w:rPr>
        <w:t xml:space="preserve">das bei einer Veranstaltung der Fall war, </w:t>
      </w:r>
      <w:r w:rsidR="005423BC" w:rsidRPr="38F1B0F8">
        <w:rPr>
          <w:lang w:val="de-DE"/>
        </w:rPr>
        <w:t xml:space="preserve">kann es den oder die Veranstalter*in kontaktieren. Hatte diese(r) einen QR-Code zum Check-in über die Corona-Warn-App erstellt, kann das Gesundheitsamt </w:t>
      </w:r>
      <w:r w:rsidR="005423BC" w:rsidRPr="38F1B0F8">
        <w:rPr>
          <w:b/>
          <w:bCs/>
          <w:lang w:val="de-DE"/>
        </w:rPr>
        <w:t xml:space="preserve">eine TAN </w:t>
      </w:r>
      <w:commentRangeStart w:id="20"/>
      <w:del w:id="21" w:author="Heine, Hanna" w:date="2021-10-06T09:54:00Z">
        <w:r w:rsidR="005423BC" w:rsidRPr="38F1B0F8" w:rsidDel="00F35ECE">
          <w:rPr>
            <w:b/>
            <w:bCs/>
            <w:lang w:val="de-DE"/>
          </w:rPr>
          <w:delText>ausstellen</w:delText>
        </w:r>
        <w:commentRangeEnd w:id="20"/>
        <w:r w:rsidDel="00F35ECE">
          <w:rPr>
            <w:rStyle w:val="CommentReference"/>
          </w:rPr>
          <w:commentReference w:id="20"/>
        </w:r>
      </w:del>
      <w:ins w:id="22" w:author="Heine, Hanna" w:date="2021-10-06T09:54:00Z">
        <w:r w:rsidR="00F35ECE">
          <w:rPr>
            <w:b/>
            <w:bCs/>
            <w:lang w:val="de-DE"/>
          </w:rPr>
          <w:t>ausgeben</w:t>
        </w:r>
      </w:ins>
      <w:r w:rsidR="005423BC" w:rsidRPr="38F1B0F8">
        <w:rPr>
          <w:lang w:val="de-DE"/>
        </w:rPr>
        <w:t xml:space="preserve">. Damit kann der/die Veranstalter*in eine Warnung aussprechen, die alle, die für das Event eingecheckt waren, erhalten. </w:t>
      </w:r>
      <w:r w:rsidR="0F386A41" w:rsidRPr="38F1B0F8">
        <w:rPr>
          <w:lang w:val="de-DE"/>
        </w:rPr>
        <w:t xml:space="preserve">Hierfür müssen sich Gesundheitsämter </w:t>
      </w:r>
      <w:r w:rsidR="008617BC">
        <w:rPr>
          <w:lang w:val="de-DE"/>
        </w:rPr>
        <w:t xml:space="preserve">vorab </w:t>
      </w:r>
      <w:r w:rsidR="00B33169">
        <w:rPr>
          <w:lang w:val="de-DE"/>
        </w:rPr>
        <w:t xml:space="preserve">per E-Mail </w:t>
      </w:r>
      <w:r w:rsidR="0F386A41" w:rsidRPr="38F1B0F8">
        <w:rPr>
          <w:lang w:val="de-DE"/>
        </w:rPr>
        <w:t>registrieren</w:t>
      </w:r>
      <w:r w:rsidR="6E9372BB" w:rsidRPr="38F1B0F8">
        <w:rPr>
          <w:lang w:val="de-DE"/>
        </w:rPr>
        <w:t xml:space="preserve">: </w:t>
      </w:r>
      <w:r w:rsidR="00B33169">
        <w:rPr>
          <w:lang w:val="de-DE"/>
        </w:rPr>
        <w:t>[Adresse]</w:t>
      </w:r>
    </w:p>
    <w:p w14:paraId="76D9E1DC" w14:textId="457555D4" w:rsidR="0036763A" w:rsidRDefault="007333EF" w:rsidP="3FF86AE9">
      <w:pPr>
        <w:rPr>
          <w:b/>
          <w:bCs/>
          <w:lang w:val="de-DE"/>
        </w:rPr>
      </w:pPr>
      <w:r w:rsidRPr="007333EF">
        <w:rPr>
          <w:b/>
          <w:bCs/>
          <w:lang w:val="de-DE"/>
        </w:rPr>
        <w:t>So erstellen Sie einen QR-Code für Ihre Veranstaltung:</w:t>
      </w:r>
    </w:p>
    <w:p w14:paraId="416A713E" w14:textId="4AAC3FF5" w:rsidR="00174E01" w:rsidRDefault="00556C48" w:rsidP="3FF86AE9">
      <w:pPr>
        <w:rPr>
          <w:lang w:val="de-DE"/>
        </w:rPr>
      </w:pPr>
      <w:r>
        <w:rPr>
          <w:lang w:val="de-DE"/>
        </w:rPr>
        <w:t xml:space="preserve">Wählen Sie auf dem Startbildschirm Ihrer Corona-Warn-App </w:t>
      </w:r>
      <w:r w:rsidR="00767137" w:rsidRPr="00F13D24">
        <w:rPr>
          <w:b/>
          <w:bCs/>
          <w:lang w:val="de-DE"/>
        </w:rPr>
        <w:t>„Sie planen eine Veranstaltung?“</w:t>
      </w:r>
      <w:r w:rsidR="00767137">
        <w:rPr>
          <w:lang w:val="de-DE"/>
        </w:rPr>
        <w:t xml:space="preserve"> aus und tippen Sie anschließend auf </w:t>
      </w:r>
      <w:r w:rsidR="00E514ED" w:rsidRPr="00F04951">
        <w:rPr>
          <w:b/>
          <w:bCs/>
          <w:lang w:val="de-DE"/>
        </w:rPr>
        <w:t>„</w:t>
      </w:r>
      <w:r w:rsidR="00767137" w:rsidRPr="00F04951">
        <w:rPr>
          <w:b/>
          <w:bCs/>
          <w:lang w:val="de-DE"/>
        </w:rPr>
        <w:t>QR-Code erstellen</w:t>
      </w:r>
      <w:r w:rsidR="00E514ED" w:rsidRPr="00F04951">
        <w:rPr>
          <w:b/>
          <w:bCs/>
          <w:lang w:val="de-DE"/>
        </w:rPr>
        <w:t>“</w:t>
      </w:r>
      <w:r w:rsidR="00767137" w:rsidRPr="00F04951">
        <w:rPr>
          <w:b/>
          <w:bCs/>
          <w:lang w:val="de-DE"/>
        </w:rPr>
        <w:t>.</w:t>
      </w:r>
      <w:r>
        <w:rPr>
          <w:lang w:val="de-DE"/>
        </w:rPr>
        <w:t xml:space="preserve"> </w:t>
      </w:r>
      <w:r w:rsidR="009D7158">
        <w:rPr>
          <w:lang w:val="de-DE"/>
        </w:rPr>
        <w:t xml:space="preserve"> </w:t>
      </w:r>
    </w:p>
    <w:p w14:paraId="29502C5A" w14:textId="5E570D60" w:rsidR="009D7158" w:rsidRDefault="009D7158" w:rsidP="3FF86AE9">
      <w:pPr>
        <w:rPr>
          <w:lang w:val="de-DE"/>
        </w:rPr>
      </w:pPr>
      <w:r w:rsidRPr="009D7158">
        <w:rPr>
          <w:lang w:val="de-DE"/>
        </w:rPr>
        <w:t xml:space="preserve">Anschließend können </w:t>
      </w:r>
      <w:r>
        <w:rPr>
          <w:lang w:val="de-DE"/>
        </w:rPr>
        <w:t>Sie</w:t>
      </w:r>
      <w:r w:rsidRPr="009D7158">
        <w:rPr>
          <w:lang w:val="de-DE"/>
        </w:rPr>
        <w:t xml:space="preserve"> </w:t>
      </w:r>
      <w:r w:rsidRPr="00F13D24">
        <w:rPr>
          <w:b/>
          <w:bCs/>
          <w:lang w:val="de-DE"/>
        </w:rPr>
        <w:t>Informationen zu Ihrer Veranstaltung</w:t>
      </w:r>
      <w:r w:rsidRPr="009D7158">
        <w:rPr>
          <w:lang w:val="de-DE"/>
        </w:rPr>
        <w:t xml:space="preserve"> angeben: Nach der Auswahl der Kategorie (z.B. Einzelhandel oder private Feier), können </w:t>
      </w:r>
      <w:r>
        <w:rPr>
          <w:lang w:val="de-DE"/>
        </w:rPr>
        <w:t>Sie</w:t>
      </w:r>
      <w:r w:rsidRPr="009D7158">
        <w:rPr>
          <w:lang w:val="de-DE"/>
        </w:rPr>
        <w:t xml:space="preserve"> eine Beschreibung der Veranstaltung, den Ort und Start- und Enddatum festlegen. Die Corona-Warn-App erstellt anhand dieser Informationen einen QR-Code, der sich auf dem Smartphone darstellen lässt oder </w:t>
      </w:r>
      <w:r w:rsidR="002F5D06">
        <w:rPr>
          <w:lang w:val="de-DE"/>
        </w:rPr>
        <w:t>den Sie ausdrucken</w:t>
      </w:r>
      <w:r w:rsidRPr="009D7158">
        <w:rPr>
          <w:lang w:val="de-DE"/>
        </w:rPr>
        <w:t xml:space="preserve"> und vor Ort </w:t>
      </w:r>
      <w:r w:rsidR="002F5D06">
        <w:rPr>
          <w:lang w:val="de-DE"/>
        </w:rPr>
        <w:t xml:space="preserve">aufhängen können. </w:t>
      </w:r>
    </w:p>
    <w:p w14:paraId="4CA8FD6E" w14:textId="2A220C1C" w:rsidR="002F5D06" w:rsidRDefault="002F5D06" w:rsidP="002F5D06">
      <w:pPr>
        <w:jc w:val="center"/>
        <w:rPr>
          <w:lang w:val="de-DE"/>
        </w:rPr>
      </w:pPr>
      <w:r>
        <w:rPr>
          <w:lang w:val="de-DE"/>
        </w:rPr>
        <w:t>[Video-</w:t>
      </w:r>
      <w:proofErr w:type="spellStart"/>
      <w:r>
        <w:rPr>
          <w:lang w:val="de-DE"/>
        </w:rPr>
        <w:t>Walkthrough</w:t>
      </w:r>
      <w:proofErr w:type="spellEnd"/>
      <w:r>
        <w:rPr>
          <w:lang w:val="de-DE"/>
        </w:rPr>
        <w:t>]</w:t>
      </w:r>
    </w:p>
    <w:p w14:paraId="77374504" w14:textId="7BC68809" w:rsidR="002F5D06" w:rsidRDefault="002F5D06" w:rsidP="002F5D06">
      <w:pPr>
        <w:rPr>
          <w:b/>
          <w:bCs/>
          <w:lang w:val="de-DE"/>
        </w:rPr>
      </w:pPr>
      <w:r w:rsidRPr="002F5D06">
        <w:rPr>
          <w:b/>
          <w:bCs/>
          <w:lang w:val="de-DE"/>
        </w:rPr>
        <w:lastRenderedPageBreak/>
        <w:t>So checken Sie sich für Veranstaltung</w:t>
      </w:r>
      <w:r w:rsidR="00861A70">
        <w:rPr>
          <w:b/>
          <w:bCs/>
          <w:lang w:val="de-DE"/>
        </w:rPr>
        <w:t>en</w:t>
      </w:r>
      <w:r w:rsidRPr="002F5D06">
        <w:rPr>
          <w:b/>
          <w:bCs/>
          <w:lang w:val="de-DE"/>
        </w:rPr>
        <w:t xml:space="preserve"> ein und aus</w:t>
      </w:r>
    </w:p>
    <w:p w14:paraId="155A9956" w14:textId="4EC2F9C8" w:rsidR="004504AA" w:rsidRDefault="004504AA" w:rsidP="002F5D06">
      <w:pPr>
        <w:rPr>
          <w:lang w:val="de-DE"/>
        </w:rPr>
      </w:pPr>
      <w:r>
        <w:rPr>
          <w:lang w:val="de-DE"/>
        </w:rPr>
        <w:t xml:space="preserve">Wählen Sie den </w:t>
      </w:r>
      <w:r w:rsidRPr="00F13D24">
        <w:rPr>
          <w:b/>
          <w:bCs/>
          <w:lang w:val="de-DE"/>
        </w:rPr>
        <w:t>Reiter „Check-in“</w:t>
      </w:r>
      <w:r>
        <w:rPr>
          <w:lang w:val="de-DE"/>
        </w:rPr>
        <w:t xml:space="preserve"> </w:t>
      </w:r>
      <w:r w:rsidR="002058E6">
        <w:rPr>
          <w:lang w:val="de-DE"/>
        </w:rPr>
        <w:t xml:space="preserve">unten </w:t>
      </w:r>
      <w:r>
        <w:rPr>
          <w:lang w:val="de-DE"/>
        </w:rPr>
        <w:t xml:space="preserve">in der Registerkarte Ihrer Corona-Warn-App aus. </w:t>
      </w:r>
      <w:r w:rsidR="00EA4A47">
        <w:rPr>
          <w:lang w:val="de-DE"/>
        </w:rPr>
        <w:t>Dort finden Sie eine Übersicht über bereits vorhandene Einträge und können sich für Veranstaltungen ein- beziehungsweise auschecken</w:t>
      </w:r>
      <w:r w:rsidR="00F15901">
        <w:rPr>
          <w:lang w:val="de-DE"/>
        </w:rPr>
        <w:t xml:space="preserve">. </w:t>
      </w:r>
      <w:r w:rsidR="002058E6" w:rsidRPr="002058E6">
        <w:rPr>
          <w:lang w:val="de-DE"/>
        </w:rPr>
        <w:t xml:space="preserve">Um einzuchecken, </w:t>
      </w:r>
      <w:r w:rsidR="00F15901">
        <w:rPr>
          <w:lang w:val="de-DE"/>
        </w:rPr>
        <w:t xml:space="preserve">tippen Sie </w:t>
      </w:r>
      <w:r w:rsidR="00F15901" w:rsidRPr="00F13D24">
        <w:rPr>
          <w:b/>
          <w:bCs/>
          <w:lang w:val="de-DE"/>
        </w:rPr>
        <w:t>auf „QR-Code scannen“.</w:t>
      </w:r>
      <w:r w:rsidR="00F15901">
        <w:rPr>
          <w:lang w:val="de-DE"/>
        </w:rPr>
        <w:t xml:space="preserve"> </w:t>
      </w:r>
      <w:r w:rsidR="009A608F">
        <w:rPr>
          <w:lang w:val="de-DE"/>
        </w:rPr>
        <w:t xml:space="preserve">Anschließend können Sie den QR-Code, den </w:t>
      </w:r>
      <w:r w:rsidR="00534267">
        <w:rPr>
          <w:lang w:val="de-DE"/>
        </w:rPr>
        <w:t xml:space="preserve">der oder die Veranstalter*in ausgehängt hat, scannen </w:t>
      </w:r>
      <w:r w:rsidR="00F13D24">
        <w:rPr>
          <w:lang w:val="de-DE"/>
        </w:rPr>
        <w:t xml:space="preserve">und </w:t>
      </w:r>
      <w:r w:rsidR="00F13D24" w:rsidRPr="00F13D24">
        <w:rPr>
          <w:b/>
          <w:bCs/>
          <w:lang w:val="de-DE"/>
        </w:rPr>
        <w:t xml:space="preserve">„Einchecken“ </w:t>
      </w:r>
      <w:r w:rsidR="00F13D24">
        <w:rPr>
          <w:lang w:val="de-DE"/>
        </w:rPr>
        <w:t xml:space="preserve">auswählen. </w:t>
      </w:r>
      <w:r w:rsidR="00F15901">
        <w:rPr>
          <w:lang w:val="de-DE"/>
        </w:rPr>
        <w:t xml:space="preserve">Wenn Sie die Veranstaltung wieder verlassen, können Sie </w:t>
      </w:r>
      <w:r w:rsidR="002058E6" w:rsidRPr="002058E6">
        <w:rPr>
          <w:lang w:val="de-DE"/>
        </w:rPr>
        <w:t>sich in diesem Bereich</w:t>
      </w:r>
      <w:r w:rsidR="00F13D24">
        <w:rPr>
          <w:lang w:val="de-DE"/>
        </w:rPr>
        <w:t xml:space="preserve"> der App</w:t>
      </w:r>
      <w:r w:rsidR="002058E6" w:rsidRPr="002058E6">
        <w:rPr>
          <w:lang w:val="de-DE"/>
        </w:rPr>
        <w:t xml:space="preserve"> </w:t>
      </w:r>
      <w:r w:rsidR="00447262">
        <w:rPr>
          <w:lang w:val="de-DE"/>
        </w:rPr>
        <w:t xml:space="preserve">wieder auschecken, </w:t>
      </w:r>
      <w:r w:rsidR="002058E6" w:rsidRPr="002058E6">
        <w:rPr>
          <w:lang w:val="de-DE"/>
        </w:rPr>
        <w:t xml:space="preserve">indem </w:t>
      </w:r>
      <w:r w:rsidR="00447262">
        <w:rPr>
          <w:lang w:val="de-DE"/>
        </w:rPr>
        <w:t>Sie</w:t>
      </w:r>
      <w:r w:rsidR="002058E6" w:rsidRPr="002058E6">
        <w:rPr>
          <w:lang w:val="de-DE"/>
        </w:rPr>
        <w:t xml:space="preserve"> unter dem Event auf </w:t>
      </w:r>
      <w:r w:rsidR="00447262" w:rsidRPr="00F13D24">
        <w:rPr>
          <w:b/>
          <w:bCs/>
          <w:lang w:val="de-DE"/>
        </w:rPr>
        <w:t>„</w:t>
      </w:r>
      <w:r w:rsidR="002058E6" w:rsidRPr="00F13D24">
        <w:rPr>
          <w:b/>
          <w:bCs/>
          <w:lang w:val="de-DE"/>
        </w:rPr>
        <w:t>Jetzt auschecken</w:t>
      </w:r>
      <w:r w:rsidR="00447262" w:rsidRPr="00F13D24">
        <w:rPr>
          <w:b/>
          <w:bCs/>
          <w:lang w:val="de-DE"/>
        </w:rPr>
        <w:t>“</w:t>
      </w:r>
      <w:r w:rsidR="002058E6" w:rsidRPr="002058E6">
        <w:rPr>
          <w:lang w:val="de-DE"/>
        </w:rPr>
        <w:t xml:space="preserve"> </w:t>
      </w:r>
      <w:r w:rsidR="00447262">
        <w:rPr>
          <w:lang w:val="de-DE"/>
        </w:rPr>
        <w:t>tippen</w:t>
      </w:r>
      <w:r w:rsidR="002058E6" w:rsidRPr="002058E6">
        <w:rPr>
          <w:lang w:val="de-DE"/>
        </w:rPr>
        <w:t>.</w:t>
      </w:r>
    </w:p>
    <w:p w14:paraId="754B01E0" w14:textId="094C5886" w:rsidR="00447262" w:rsidRPr="004504AA" w:rsidRDefault="00447262" w:rsidP="00447262">
      <w:pPr>
        <w:jc w:val="center"/>
        <w:rPr>
          <w:lang w:val="de-DE"/>
        </w:rPr>
      </w:pPr>
      <w:r>
        <w:rPr>
          <w:lang w:val="de-DE"/>
        </w:rPr>
        <w:t>[Video-</w:t>
      </w:r>
      <w:proofErr w:type="spellStart"/>
      <w:r>
        <w:rPr>
          <w:lang w:val="de-DE"/>
        </w:rPr>
        <w:t>Walkthrough</w:t>
      </w:r>
      <w:proofErr w:type="spellEnd"/>
      <w:r>
        <w:rPr>
          <w:lang w:val="de-DE"/>
        </w:rPr>
        <w:t>]</w:t>
      </w:r>
    </w:p>
    <w:p w14:paraId="222CBC7C" w14:textId="69470657" w:rsidR="008A68E4" w:rsidRPr="008A68E4" w:rsidRDefault="00447262">
      <w:pPr>
        <w:rPr>
          <w:b/>
          <w:bCs/>
          <w:lang w:val="de-DE"/>
        </w:rPr>
      </w:pPr>
      <w:r>
        <w:rPr>
          <w:b/>
          <w:bCs/>
          <w:lang w:val="de-DE"/>
        </w:rPr>
        <w:t xml:space="preserve">So </w:t>
      </w:r>
      <w:r w:rsidR="00FE52BD">
        <w:rPr>
          <w:b/>
          <w:bCs/>
          <w:lang w:val="de-DE"/>
        </w:rPr>
        <w:t>können Sie Ihre Gäste in Vertretung warnen</w:t>
      </w:r>
      <w:r>
        <w:rPr>
          <w:b/>
          <w:bCs/>
          <w:lang w:val="de-DE"/>
        </w:rPr>
        <w:t xml:space="preserve"> </w:t>
      </w:r>
    </w:p>
    <w:p w14:paraId="73FF18BB" w14:textId="3DDBCDB9" w:rsidR="00AA63A4" w:rsidRDefault="005D3FC2">
      <w:pPr>
        <w:rPr>
          <w:lang w:val="de-DE"/>
        </w:rPr>
      </w:pPr>
      <w:r>
        <w:rPr>
          <w:lang w:val="de-DE"/>
        </w:rPr>
        <w:t xml:space="preserve">Sollte das </w:t>
      </w:r>
      <w:r w:rsidR="002A5A06">
        <w:rPr>
          <w:lang w:val="de-DE"/>
        </w:rPr>
        <w:t>Gesundheitsamt bei der Nachverfolgung von Infektionsketten</w:t>
      </w:r>
      <w:r w:rsidR="00AA63A4">
        <w:rPr>
          <w:lang w:val="de-DE"/>
        </w:rPr>
        <w:t xml:space="preserve"> feststellen, dass eine positiv getestet Person auf Ihrer Veranstaltung war, die sich NICHT über die Corona-Warn-App eingecheckt hatte, kann es </w:t>
      </w:r>
      <w:r w:rsidR="00404B0C">
        <w:rPr>
          <w:lang w:val="de-DE"/>
        </w:rPr>
        <w:t xml:space="preserve">Sie kontaktieren und </w:t>
      </w:r>
      <w:r w:rsidR="00AA63A4">
        <w:rPr>
          <w:lang w:val="de-DE"/>
        </w:rPr>
        <w:t xml:space="preserve"> eine TAN ausstellen. </w:t>
      </w:r>
    </w:p>
    <w:p w14:paraId="51558447" w14:textId="51AA68E5" w:rsidR="00164972" w:rsidRDefault="00AA63A4">
      <w:pPr>
        <w:rPr>
          <w:ins w:id="23" w:author="Heine, Hanna" w:date="2021-09-27T14:28:00Z"/>
          <w:lang w:val="de-DE"/>
        </w:rPr>
      </w:pPr>
      <w:r w:rsidRPr="38F1B0F8">
        <w:rPr>
          <w:lang w:val="de-DE"/>
        </w:rPr>
        <w:t>Damit Sie</w:t>
      </w:r>
      <w:r w:rsidR="005423BC" w:rsidRPr="38F1B0F8">
        <w:rPr>
          <w:lang w:val="de-DE"/>
        </w:rPr>
        <w:t xml:space="preserve"> damit</w:t>
      </w:r>
      <w:r w:rsidRPr="38F1B0F8">
        <w:rPr>
          <w:lang w:val="de-DE"/>
        </w:rPr>
        <w:t xml:space="preserve"> alle Besucher*innen warnen</w:t>
      </w:r>
      <w:r w:rsidR="005423BC" w:rsidRPr="38F1B0F8">
        <w:rPr>
          <w:lang w:val="de-DE"/>
        </w:rPr>
        <w:t xml:space="preserve"> können, </w:t>
      </w:r>
      <w:r w:rsidR="003E13B9" w:rsidRPr="38F1B0F8">
        <w:rPr>
          <w:lang w:val="de-DE"/>
        </w:rPr>
        <w:t>können Sie unter</w:t>
      </w:r>
      <w:r w:rsidR="00164972" w:rsidRPr="38F1B0F8">
        <w:rPr>
          <w:lang w:val="de-DE"/>
        </w:rPr>
        <w:t xml:space="preserve"> </w:t>
      </w:r>
      <w:r w:rsidR="00164972" w:rsidRPr="38F1B0F8">
        <w:rPr>
          <w:b/>
          <w:bCs/>
          <w:lang w:val="de-DE"/>
        </w:rPr>
        <w:t>„Sie planen eine Veranstaltung“</w:t>
      </w:r>
      <w:r w:rsidR="00164972" w:rsidRPr="38F1B0F8">
        <w:rPr>
          <w:lang w:val="de-DE"/>
        </w:rPr>
        <w:t xml:space="preserve"> auf der Startseite </w:t>
      </w:r>
      <w:r w:rsidR="003E13B9" w:rsidRPr="38F1B0F8">
        <w:rPr>
          <w:lang w:val="de-DE"/>
        </w:rPr>
        <w:t>Ihrer</w:t>
      </w:r>
      <w:r w:rsidR="00164972" w:rsidRPr="38F1B0F8">
        <w:rPr>
          <w:lang w:val="de-DE"/>
        </w:rPr>
        <w:t xml:space="preserve"> App zur Übersicht </w:t>
      </w:r>
      <w:r w:rsidR="003E13B9" w:rsidRPr="38F1B0F8">
        <w:rPr>
          <w:lang w:val="de-DE"/>
        </w:rPr>
        <w:t>Ihrer</w:t>
      </w:r>
      <w:r w:rsidR="00164972" w:rsidRPr="38F1B0F8">
        <w:rPr>
          <w:lang w:val="de-DE"/>
        </w:rPr>
        <w:t xml:space="preserve"> Events gehen. Dort wählen </w:t>
      </w:r>
      <w:r w:rsidR="003E13B9" w:rsidRPr="38F1B0F8">
        <w:rPr>
          <w:lang w:val="de-DE"/>
        </w:rPr>
        <w:t>Sie</w:t>
      </w:r>
      <w:r w:rsidR="00164972" w:rsidRPr="38F1B0F8">
        <w:rPr>
          <w:lang w:val="de-DE"/>
        </w:rPr>
        <w:t xml:space="preserve"> die </w:t>
      </w:r>
      <w:r w:rsidR="00164972" w:rsidRPr="38F1B0F8">
        <w:rPr>
          <w:b/>
          <w:bCs/>
          <w:lang w:val="de-DE"/>
        </w:rPr>
        <w:t>drei Punkte in der rechten oberen Ecke</w:t>
      </w:r>
      <w:r w:rsidR="00164972" w:rsidRPr="38F1B0F8">
        <w:rPr>
          <w:lang w:val="de-DE"/>
        </w:rPr>
        <w:t xml:space="preserve"> aus und tippen auf </w:t>
      </w:r>
      <w:r w:rsidR="00164972" w:rsidRPr="38F1B0F8">
        <w:rPr>
          <w:b/>
          <w:bCs/>
          <w:lang w:val="de-DE"/>
        </w:rPr>
        <w:t>„In Vertretung warnen“.</w:t>
      </w:r>
      <w:r w:rsidR="003E13B9" w:rsidRPr="38F1B0F8">
        <w:rPr>
          <w:b/>
          <w:bCs/>
          <w:lang w:val="de-DE"/>
        </w:rPr>
        <w:t xml:space="preserve"> </w:t>
      </w:r>
      <w:r w:rsidR="003E13B9" w:rsidRPr="38F1B0F8">
        <w:rPr>
          <w:lang w:val="de-DE"/>
        </w:rPr>
        <w:t xml:space="preserve">Anschließend können Sie die entsprechende Veranstaltung auswählen und Datum und Dauer entsprechend der Vorgaben des Gesundheitsamtes angeben. Danach können Sie die TAN eingeben, die Sie vom </w:t>
      </w:r>
      <w:commentRangeStart w:id="24"/>
      <w:commentRangeStart w:id="25"/>
      <w:r w:rsidR="003E13B9" w:rsidRPr="38F1B0F8">
        <w:rPr>
          <w:lang w:val="de-DE"/>
        </w:rPr>
        <w:t xml:space="preserve">Gesundheitsamt </w:t>
      </w:r>
      <w:commentRangeEnd w:id="24"/>
      <w:r>
        <w:rPr>
          <w:rStyle w:val="CommentReference"/>
        </w:rPr>
        <w:commentReference w:id="24"/>
      </w:r>
      <w:commentRangeEnd w:id="25"/>
      <w:r>
        <w:rPr>
          <w:rStyle w:val="CommentReference"/>
        </w:rPr>
        <w:commentReference w:id="25"/>
      </w:r>
      <w:r w:rsidR="003E13B9" w:rsidRPr="38F1B0F8">
        <w:rPr>
          <w:lang w:val="de-DE"/>
        </w:rPr>
        <w:t xml:space="preserve">erhalten haben und die </w:t>
      </w:r>
      <w:del w:id="26" w:author="Heine, Hanna" w:date="2021-10-11T09:07:00Z">
        <w:r w:rsidR="003E13B9" w:rsidRPr="38F1B0F8" w:rsidDel="008A0F3B">
          <w:rPr>
            <w:lang w:val="de-DE"/>
          </w:rPr>
          <w:delText xml:space="preserve">Warnung </w:delText>
        </w:r>
        <w:commentRangeStart w:id="27"/>
        <w:r w:rsidR="003E13B9" w:rsidRPr="38F1B0F8" w:rsidDel="008A0F3B">
          <w:rPr>
            <w:lang w:val="de-DE"/>
          </w:rPr>
          <w:delText>verschicken</w:delText>
        </w:r>
        <w:commentRangeEnd w:id="27"/>
        <w:r w:rsidDel="008A0F3B">
          <w:rPr>
            <w:rStyle w:val="CommentReference"/>
          </w:rPr>
          <w:commentReference w:id="27"/>
        </w:r>
      </w:del>
      <w:ins w:id="28" w:author="Heine, Hanna" w:date="2021-10-11T09:07:00Z">
        <w:r w:rsidR="008A0F3B">
          <w:rPr>
            <w:lang w:val="de-DE"/>
          </w:rPr>
          <w:t>Besucher*innen warnen</w:t>
        </w:r>
      </w:ins>
      <w:r w:rsidR="003E13B9" w:rsidRPr="38F1B0F8">
        <w:rPr>
          <w:lang w:val="de-DE"/>
        </w:rPr>
        <w:t>.</w:t>
      </w:r>
    </w:p>
    <w:p w14:paraId="70276CF4" w14:textId="7723B653" w:rsidR="00B542B4" w:rsidRDefault="008B349C">
      <w:pPr>
        <w:rPr>
          <w:lang w:val="de-DE"/>
        </w:rPr>
      </w:pPr>
      <w:r>
        <w:rPr>
          <w:noProof/>
          <w:lang w:val="de-DE"/>
        </w:rPr>
        <mc:AlternateContent>
          <mc:Choice Requires="wps">
            <w:drawing>
              <wp:anchor distT="0" distB="0" distL="114300" distR="114300" simplePos="0" relativeHeight="251658240" behindDoc="0" locked="0" layoutInCell="1" allowOverlap="1" wp14:anchorId="4C15052F" wp14:editId="1D2A4670">
                <wp:simplePos x="0" y="0"/>
                <wp:positionH relativeFrom="column">
                  <wp:posOffset>1127760</wp:posOffset>
                </wp:positionH>
                <wp:positionV relativeFrom="paragraph">
                  <wp:posOffset>92710</wp:posOffset>
                </wp:positionV>
                <wp:extent cx="251460" cy="266700"/>
                <wp:effectExtent l="0" t="0" r="15240" b="19050"/>
                <wp:wrapNone/>
                <wp:docPr id="7" name="Oval 7"/>
                <wp:cNvGraphicFramePr/>
                <a:graphic xmlns:a="http://schemas.openxmlformats.org/drawingml/2006/main">
                  <a:graphicData uri="http://schemas.microsoft.com/office/word/2010/wordprocessingShape">
                    <wps:wsp>
                      <wps:cNvSpPr/>
                      <wps:spPr>
                        <a:xfrm>
                          <a:off x="0" y="0"/>
                          <a:ext cx="25146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6351D" id="Oval 7" o:spid="_x0000_s1026" style="position:absolute;margin-left:88.8pt;margin-top:7.3pt;width:19.8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" filled="f" strokecolor="red" strokeweight="1pt">
                <v:stroke joinstyle="miter"/>
              </v:oval>
            </w:pict>
          </mc:Fallback>
        </mc:AlternateContent>
      </w:r>
      <w:r w:rsidR="00B542B4">
        <w:rPr>
          <w:noProof/>
          <w:lang w:val="de-DE"/>
        </w:rPr>
        <w:drawing>
          <wp:inline distT="0" distB="0" distL="0" distR="0" wp14:anchorId="44CC4844" wp14:editId="3544B325">
            <wp:extent cx="1371600" cy="2865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2754" cy="2909655"/>
                    </a:xfrm>
                    <a:prstGeom prst="rect">
                      <a:avLst/>
                    </a:prstGeom>
                  </pic:spPr>
                </pic:pic>
              </a:graphicData>
            </a:graphic>
          </wp:inline>
        </w:drawing>
      </w:r>
      <w:r w:rsidR="00B542B4">
        <w:rPr>
          <w:noProof/>
          <w:lang w:val="de-DE"/>
        </w:rPr>
        <w:drawing>
          <wp:inline distT="0" distB="0" distL="0" distR="0" wp14:anchorId="5F2C9671" wp14:editId="2C8BC690">
            <wp:extent cx="1320180" cy="2861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1641" cy="2864830"/>
                    </a:xfrm>
                    <a:prstGeom prst="rect">
                      <a:avLst/>
                    </a:prstGeom>
                  </pic:spPr>
                </pic:pic>
              </a:graphicData>
            </a:graphic>
          </wp:inline>
        </w:drawing>
      </w:r>
      <w:r w:rsidR="00B542B4">
        <w:rPr>
          <w:noProof/>
          <w:lang w:val="de-DE"/>
        </w:rPr>
        <w:drawing>
          <wp:inline distT="0" distB="0" distL="0" distR="0" wp14:anchorId="035BBF5F" wp14:editId="0FFDDE9E">
            <wp:extent cx="1320180" cy="2861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26669" cy="2875729"/>
                    </a:xfrm>
                    <a:prstGeom prst="rect">
                      <a:avLst/>
                    </a:prstGeom>
                  </pic:spPr>
                </pic:pic>
              </a:graphicData>
            </a:graphic>
          </wp:inline>
        </w:drawing>
      </w:r>
      <w:r w:rsidR="00B542B4">
        <w:rPr>
          <w:noProof/>
          <w:lang w:val="de-DE"/>
        </w:rPr>
        <w:drawing>
          <wp:inline distT="0" distB="0" distL="0" distR="0" wp14:anchorId="6A3946D9" wp14:editId="1DE61EA7">
            <wp:extent cx="1320018" cy="2861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6519" cy="2897078"/>
                    </a:xfrm>
                    <a:prstGeom prst="rect">
                      <a:avLst/>
                    </a:prstGeom>
                  </pic:spPr>
                </pic:pic>
              </a:graphicData>
            </a:graphic>
          </wp:inline>
        </w:drawing>
      </w:r>
    </w:p>
    <w:p w14:paraId="4D9C1F61" w14:textId="50849F9A" w:rsidR="001F5BC7" w:rsidRDefault="001F5BC7">
      <w:pPr>
        <w:rPr>
          <w:lang w:val="de-DE"/>
        </w:rPr>
      </w:pPr>
      <w:r w:rsidRPr="001F5BC7">
        <w:rPr>
          <w:lang w:val="de-DE"/>
        </w:rPr>
        <w:t xml:space="preserve">Sollte das entsprechende </w:t>
      </w:r>
      <w:r w:rsidRPr="00E126B5">
        <w:rPr>
          <w:b/>
          <w:bCs/>
          <w:lang w:val="de-DE"/>
        </w:rPr>
        <w:t>Event nicht mehr in der Übersicht stehen</w:t>
      </w:r>
      <w:r w:rsidRPr="001F5BC7">
        <w:rPr>
          <w:lang w:val="de-DE"/>
        </w:rPr>
        <w:t xml:space="preserve">, können </w:t>
      </w:r>
      <w:r>
        <w:rPr>
          <w:lang w:val="de-DE"/>
        </w:rPr>
        <w:t>Sie Ihren eigenen</w:t>
      </w:r>
      <w:r w:rsidRPr="001F5BC7">
        <w:rPr>
          <w:lang w:val="de-DE"/>
        </w:rPr>
        <w:t xml:space="preserve"> </w:t>
      </w:r>
      <w:r>
        <w:rPr>
          <w:lang w:val="de-DE"/>
        </w:rPr>
        <w:t>QR-Code</w:t>
      </w:r>
      <w:r w:rsidRPr="001F5BC7">
        <w:rPr>
          <w:lang w:val="de-DE"/>
        </w:rPr>
        <w:t xml:space="preserve"> noch einmal scannen. Nachdem </w:t>
      </w:r>
      <w:r>
        <w:rPr>
          <w:lang w:val="de-DE"/>
        </w:rPr>
        <w:t>Sie</w:t>
      </w:r>
      <w:r w:rsidRPr="001F5BC7">
        <w:rPr>
          <w:lang w:val="de-DE"/>
        </w:rPr>
        <w:t xml:space="preserve"> über die drei Punkte in der oberen rechten Ecke </w:t>
      </w:r>
      <w:r w:rsidRPr="001F5BC7">
        <w:rPr>
          <w:b/>
          <w:bCs/>
          <w:lang w:val="de-DE"/>
        </w:rPr>
        <w:t>„In Vertretung warnen“</w:t>
      </w:r>
      <w:r w:rsidRPr="001F5BC7">
        <w:rPr>
          <w:lang w:val="de-DE"/>
        </w:rPr>
        <w:t xml:space="preserve"> ausgewählt haben, wählen </w:t>
      </w:r>
      <w:r>
        <w:rPr>
          <w:lang w:val="de-DE"/>
        </w:rPr>
        <w:t>Sie</w:t>
      </w:r>
      <w:r w:rsidRPr="001F5BC7">
        <w:rPr>
          <w:lang w:val="de-DE"/>
        </w:rPr>
        <w:t xml:space="preserve"> dann nicht das Event aus, sondern </w:t>
      </w:r>
      <w:r w:rsidRPr="001F5BC7">
        <w:rPr>
          <w:b/>
          <w:bCs/>
          <w:lang w:val="de-DE"/>
        </w:rPr>
        <w:t>„QR-Code scannen“.</w:t>
      </w:r>
    </w:p>
    <w:p w14:paraId="59F6BC78" w14:textId="07208174" w:rsidR="008A68E4" w:rsidRPr="003E13B9" w:rsidRDefault="008A68E4">
      <w:pPr>
        <w:rPr>
          <w:b/>
          <w:bCs/>
          <w:sz w:val="26"/>
          <w:szCs w:val="26"/>
          <w:u w:val="single"/>
          <w:lang w:val="de-DE"/>
        </w:rPr>
      </w:pPr>
      <w:r w:rsidRPr="003E13B9">
        <w:rPr>
          <w:b/>
          <w:bCs/>
          <w:sz w:val="26"/>
          <w:szCs w:val="26"/>
          <w:u w:val="single"/>
          <w:lang w:val="de-DE"/>
        </w:rPr>
        <w:t>Impf- und Genesenenzertifikate</w:t>
      </w:r>
    </w:p>
    <w:p w14:paraId="14AF31E0" w14:textId="6F230468" w:rsidR="0008344F" w:rsidRDefault="0008344F">
      <w:pPr>
        <w:rPr>
          <w:lang w:val="de-DE"/>
        </w:rPr>
      </w:pPr>
      <w:r w:rsidRPr="3FF86AE9">
        <w:rPr>
          <w:lang w:val="de-DE"/>
        </w:rPr>
        <w:t xml:space="preserve">Habe ich das gelbe </w:t>
      </w:r>
      <w:proofErr w:type="spellStart"/>
      <w:r w:rsidRPr="3FF86AE9">
        <w:rPr>
          <w:lang w:val="de-DE"/>
        </w:rPr>
        <w:t>Impfheft</w:t>
      </w:r>
      <w:proofErr w:type="spellEnd"/>
      <w:r w:rsidRPr="3FF86AE9">
        <w:rPr>
          <w:lang w:val="de-DE"/>
        </w:rPr>
        <w:t xml:space="preserve"> </w:t>
      </w:r>
      <w:r w:rsidR="007324AC" w:rsidRPr="3FF86AE9">
        <w:rPr>
          <w:lang w:val="de-DE"/>
        </w:rPr>
        <w:t>dabei</w:t>
      </w:r>
      <w:r w:rsidRPr="3FF86AE9">
        <w:rPr>
          <w:lang w:val="de-DE"/>
        </w:rPr>
        <w:t xml:space="preserve">? Was, wenn ich es </w:t>
      </w:r>
      <w:r w:rsidR="5C42830D" w:rsidRPr="3FF86AE9">
        <w:rPr>
          <w:lang w:val="de-DE"/>
        </w:rPr>
        <w:t>Zuhause vergessen habe? Was, wenn ich es gar verlegt oder verloren habe</w:t>
      </w:r>
      <w:r w:rsidRPr="3FF86AE9">
        <w:rPr>
          <w:lang w:val="de-DE"/>
        </w:rPr>
        <w:t>? Auf Dauer ist es umständlich, die</w:t>
      </w:r>
      <w:r w:rsidR="007324AC" w:rsidRPr="3FF86AE9">
        <w:rPr>
          <w:lang w:val="de-DE"/>
        </w:rPr>
        <w:t xml:space="preserve"> </w:t>
      </w:r>
      <w:r w:rsidRPr="3FF86AE9">
        <w:rPr>
          <w:lang w:val="de-DE"/>
        </w:rPr>
        <w:t xml:space="preserve">Impfung mit dem gelben Heft nachzuweisen. In der Corona-Warn-App </w:t>
      </w:r>
      <w:commentRangeStart w:id="29"/>
      <w:r w:rsidRPr="3FF86AE9">
        <w:rPr>
          <w:lang w:val="de-DE"/>
        </w:rPr>
        <w:t>können Nutzer*innen ihre</w:t>
      </w:r>
      <w:ins w:id="30" w:author="Heine, Hanna" w:date="2021-10-11T09:07:00Z">
        <w:r w:rsidR="00B14BE0">
          <w:rPr>
            <w:lang w:val="de-DE"/>
          </w:rPr>
          <w:t xml:space="preserve"> </w:t>
        </w:r>
        <w:r w:rsidR="00B14BE0" w:rsidRPr="00B14BE0">
          <w:rPr>
            <w:b/>
            <w:bCs/>
            <w:lang w:val="de-DE"/>
            <w:rPrChange w:id="31" w:author="Heine, Hanna" w:date="2021-10-11T09:08:00Z">
              <w:rPr>
                <w:lang w:val="de-DE"/>
              </w:rPr>
            </w:rPrChange>
          </w:rPr>
          <w:t>digitalen</w:t>
        </w:r>
      </w:ins>
      <w:ins w:id="32" w:author="Heine, Hanna" w:date="2021-10-11T09:08:00Z">
        <w:r w:rsidR="00B14BE0" w:rsidRPr="00B14BE0">
          <w:rPr>
            <w:b/>
            <w:bCs/>
            <w:lang w:val="de-DE"/>
            <w:rPrChange w:id="33" w:author="Heine, Hanna" w:date="2021-10-11T09:08:00Z">
              <w:rPr>
                <w:lang w:val="de-DE"/>
              </w:rPr>
            </w:rPrChange>
          </w:rPr>
          <w:t xml:space="preserve"> COVID-</w:t>
        </w:r>
      </w:ins>
      <w:del w:id="34" w:author="Heine, Hanna" w:date="2021-10-11T09:08:00Z">
        <w:r w:rsidRPr="3FF86AE9" w:rsidDel="00B14BE0">
          <w:rPr>
            <w:lang w:val="de-DE"/>
          </w:rPr>
          <w:delText xml:space="preserve"> </w:delText>
        </w:r>
      </w:del>
      <w:r w:rsidRPr="00063190">
        <w:rPr>
          <w:b/>
          <w:bCs/>
          <w:lang w:val="de-DE"/>
        </w:rPr>
        <w:t xml:space="preserve">Impf- und </w:t>
      </w:r>
      <w:r w:rsidRPr="00063190">
        <w:rPr>
          <w:b/>
          <w:bCs/>
          <w:lang w:val="de-DE"/>
        </w:rPr>
        <w:lastRenderedPageBreak/>
        <w:t>Genesenenzertifikate</w:t>
      </w:r>
      <w:commentRangeEnd w:id="29"/>
      <w:r>
        <w:rPr>
          <w:rStyle w:val="CommentReference"/>
        </w:rPr>
        <w:commentReference w:id="29"/>
      </w:r>
      <w:r w:rsidRPr="00063190">
        <w:rPr>
          <w:b/>
          <w:bCs/>
          <w:lang w:val="de-DE"/>
        </w:rPr>
        <w:t xml:space="preserve"> integrieren</w:t>
      </w:r>
      <w:r w:rsidRPr="3FF86AE9">
        <w:rPr>
          <w:lang w:val="de-DE"/>
        </w:rPr>
        <w:t>. So können sie schnell abgerufen und von Behörden, Veranstalter</w:t>
      </w:r>
      <w:r w:rsidR="007324AC" w:rsidRPr="3FF86AE9">
        <w:rPr>
          <w:lang w:val="de-DE"/>
        </w:rPr>
        <w:t>*innen</w:t>
      </w:r>
      <w:r w:rsidRPr="3FF86AE9">
        <w:rPr>
          <w:lang w:val="de-DE"/>
        </w:rPr>
        <w:t xml:space="preserve"> oder Restaurantbesitzer</w:t>
      </w:r>
      <w:r w:rsidR="007324AC" w:rsidRPr="3FF86AE9">
        <w:rPr>
          <w:lang w:val="de-DE"/>
        </w:rPr>
        <w:t>*innen</w:t>
      </w:r>
      <w:r w:rsidRPr="3FF86AE9">
        <w:rPr>
          <w:lang w:val="de-DE"/>
        </w:rPr>
        <w:t xml:space="preserve"> ganz einfach mit einem Scan </w:t>
      </w:r>
      <w:r w:rsidR="1AE7683F" w:rsidRPr="3FF86AE9">
        <w:rPr>
          <w:lang w:val="de-DE"/>
        </w:rPr>
        <w:t xml:space="preserve">in Verbindung mit dem Vorzeigen des Personalausweises </w:t>
      </w:r>
      <w:r w:rsidRPr="3FF86AE9">
        <w:rPr>
          <w:lang w:val="de-DE"/>
        </w:rPr>
        <w:t xml:space="preserve">überprüft werden. </w:t>
      </w:r>
    </w:p>
    <w:p w14:paraId="0B5A0227" w14:textId="51055B40" w:rsidR="00AB3425" w:rsidRPr="00AB3425" w:rsidRDefault="00AB3425" w:rsidP="00352498">
      <w:pPr>
        <w:tabs>
          <w:tab w:val="left" w:pos="3828"/>
        </w:tabs>
        <w:rPr>
          <w:b/>
          <w:bCs/>
          <w:lang w:val="de-DE"/>
        </w:rPr>
      </w:pPr>
      <w:r w:rsidRPr="00AB3425">
        <w:rPr>
          <w:b/>
          <w:bCs/>
          <w:lang w:val="de-DE"/>
        </w:rPr>
        <w:t xml:space="preserve">So fügen Sie Ihr </w:t>
      </w:r>
      <w:r w:rsidR="00EF3313">
        <w:rPr>
          <w:b/>
          <w:bCs/>
          <w:lang w:val="de-DE"/>
        </w:rPr>
        <w:t>Zertifikat</w:t>
      </w:r>
      <w:r w:rsidRPr="00AB3425">
        <w:rPr>
          <w:b/>
          <w:bCs/>
          <w:lang w:val="de-DE"/>
        </w:rPr>
        <w:t xml:space="preserve"> hinzu</w:t>
      </w:r>
    </w:p>
    <w:p w14:paraId="1229F789" w14:textId="48CA20AB" w:rsidR="00AB3425" w:rsidRDefault="00561974">
      <w:pPr>
        <w:rPr>
          <w:lang w:val="de-DE"/>
        </w:rPr>
      </w:pPr>
      <w:r>
        <w:rPr>
          <w:lang w:val="de-DE"/>
        </w:rPr>
        <w:t xml:space="preserve">Unter dem Reiter </w:t>
      </w:r>
      <w:r w:rsidRPr="00DD3822">
        <w:rPr>
          <w:b/>
          <w:bCs/>
          <w:lang w:val="de-DE"/>
        </w:rPr>
        <w:t>„Zertifikate“</w:t>
      </w:r>
      <w:r>
        <w:rPr>
          <w:lang w:val="de-DE"/>
        </w:rPr>
        <w:t xml:space="preserve"> </w:t>
      </w:r>
      <w:r w:rsidR="00EF3313">
        <w:rPr>
          <w:lang w:val="de-DE"/>
        </w:rPr>
        <w:t xml:space="preserve">in der Registerkarte Ihrer Corona-Warn-App können Sie Ihre Zertifikate verwalten. Um ein Impf- oder Genesenenzertifikat hinzuzufügen, </w:t>
      </w:r>
      <w:r w:rsidR="00246160">
        <w:rPr>
          <w:lang w:val="de-DE"/>
        </w:rPr>
        <w:t xml:space="preserve">gehen Sie auf </w:t>
      </w:r>
      <w:r w:rsidR="00246160" w:rsidRPr="00DD3822">
        <w:rPr>
          <w:b/>
          <w:bCs/>
          <w:lang w:val="de-DE"/>
        </w:rPr>
        <w:t>„Zertifikat hinzufügen“</w:t>
      </w:r>
      <w:r w:rsidR="00BE4315" w:rsidRPr="00DD3822">
        <w:rPr>
          <w:b/>
          <w:bCs/>
          <w:lang w:val="de-DE"/>
        </w:rPr>
        <w:t xml:space="preserve">. </w:t>
      </w:r>
      <w:r w:rsidR="00BE4315">
        <w:rPr>
          <w:lang w:val="de-DE"/>
        </w:rPr>
        <w:t xml:space="preserve">Anschließend müssen </w:t>
      </w:r>
      <w:r w:rsidR="00246160">
        <w:rPr>
          <w:lang w:val="de-DE"/>
        </w:rPr>
        <w:t xml:space="preserve">Sie </w:t>
      </w:r>
      <w:r w:rsidR="00BE4315">
        <w:rPr>
          <w:lang w:val="de-DE"/>
        </w:rPr>
        <w:t>nichts weiter tun, als</w:t>
      </w:r>
      <w:r w:rsidR="00246160">
        <w:rPr>
          <w:lang w:val="de-DE"/>
        </w:rPr>
        <w:t xml:space="preserve"> den </w:t>
      </w:r>
      <w:r w:rsidR="00246160" w:rsidRPr="00DD3822">
        <w:rPr>
          <w:b/>
          <w:bCs/>
          <w:lang w:val="de-DE"/>
        </w:rPr>
        <w:t>QR-Code</w:t>
      </w:r>
      <w:r w:rsidR="00DD3822">
        <w:rPr>
          <w:lang w:val="de-DE"/>
        </w:rPr>
        <w:t xml:space="preserve"> </w:t>
      </w:r>
      <w:r w:rsidR="00DD3822" w:rsidRPr="00DD3822">
        <w:rPr>
          <w:b/>
          <w:bCs/>
          <w:lang w:val="de-DE"/>
        </w:rPr>
        <w:t>zu scannen</w:t>
      </w:r>
      <w:r w:rsidR="00246160">
        <w:rPr>
          <w:lang w:val="de-DE"/>
        </w:rPr>
        <w:t xml:space="preserve">, den Sie bei Ihrem </w:t>
      </w:r>
      <w:r w:rsidR="000271D7">
        <w:rPr>
          <w:lang w:val="de-DE"/>
        </w:rPr>
        <w:t>Arzt/Ihrer Ärztin, bei der Impfstelle oder der Apotheke erhalten haben</w:t>
      </w:r>
      <w:r w:rsidR="00BE4315">
        <w:rPr>
          <w:lang w:val="de-DE"/>
        </w:rPr>
        <w:t xml:space="preserve">. </w:t>
      </w:r>
      <w:r w:rsidR="00084876">
        <w:rPr>
          <w:lang w:val="de-DE"/>
        </w:rPr>
        <w:t>Sie finden Ihr Zertifikat dann immer unter dem Reiter „Zertifikate“</w:t>
      </w:r>
      <w:r w:rsidR="008802D9">
        <w:rPr>
          <w:lang w:val="de-DE"/>
        </w:rPr>
        <w:t xml:space="preserve">. </w:t>
      </w:r>
    </w:p>
    <w:p w14:paraId="469568CC" w14:textId="0D540C7A" w:rsidR="008B349C" w:rsidRDefault="008B349C" w:rsidP="008B349C">
      <w:pPr>
        <w:jc w:val="center"/>
        <w:rPr>
          <w:lang w:val="de-DE"/>
        </w:rPr>
      </w:pPr>
      <w:r>
        <w:rPr>
          <w:noProof/>
          <w:lang w:val="de-DE"/>
        </w:rPr>
        <mc:AlternateContent>
          <mc:Choice Requires="wps">
            <w:drawing>
              <wp:anchor distT="0" distB="0" distL="114300" distR="114300" simplePos="0" relativeHeight="251658241" behindDoc="0" locked="0" layoutInCell="1" allowOverlap="1" wp14:anchorId="78E62B2F" wp14:editId="08A543A8">
                <wp:simplePos x="0" y="0"/>
                <wp:positionH relativeFrom="column">
                  <wp:posOffset>1783080</wp:posOffset>
                </wp:positionH>
                <wp:positionV relativeFrom="paragraph">
                  <wp:posOffset>2801620</wp:posOffset>
                </wp:positionV>
                <wp:extent cx="327660" cy="312420"/>
                <wp:effectExtent l="0" t="0" r="15240" b="11430"/>
                <wp:wrapNone/>
                <wp:docPr id="8" name="Oval 8"/>
                <wp:cNvGraphicFramePr/>
                <a:graphic xmlns:a="http://schemas.openxmlformats.org/drawingml/2006/main">
                  <a:graphicData uri="http://schemas.microsoft.com/office/word/2010/wordprocessingShape">
                    <wps:wsp>
                      <wps:cNvSpPr/>
                      <wps:spPr>
                        <a:xfrm>
                          <a:off x="0" y="0"/>
                          <a:ext cx="32766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AF4F8" id="Oval 8" o:spid="_x0000_s1026" style="position:absolute;margin-left:140.4pt;margin-top:220.6pt;width:25.8pt;height:2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" filled="f" strokecolor="red" strokeweight="1pt">
                <v:stroke joinstyle="miter"/>
              </v:oval>
            </w:pict>
          </mc:Fallback>
        </mc:AlternateContent>
      </w:r>
      <w:r>
        <w:rPr>
          <w:noProof/>
          <w:lang w:val="de-DE"/>
        </w:rPr>
        <w:drawing>
          <wp:inline distT="0" distB="0" distL="0" distR="0" wp14:anchorId="43567C66" wp14:editId="27A6E71A">
            <wp:extent cx="1464722" cy="3174976"/>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1464722" cy="3174976"/>
                    </a:xfrm>
                    <a:prstGeom prst="rect">
                      <a:avLst/>
                    </a:prstGeom>
                  </pic:spPr>
                </pic:pic>
              </a:graphicData>
            </a:graphic>
          </wp:inline>
        </w:drawing>
      </w:r>
      <w:r>
        <w:rPr>
          <w:noProof/>
          <w:lang w:val="de-DE"/>
        </w:rPr>
        <w:drawing>
          <wp:inline distT="0" distB="0" distL="0" distR="0" wp14:anchorId="3D8A5622" wp14:editId="48FCA3B1">
            <wp:extent cx="1464722" cy="3174976"/>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1464722" cy="3174976"/>
                    </a:xfrm>
                    <a:prstGeom prst="rect">
                      <a:avLst/>
                    </a:prstGeom>
                  </pic:spPr>
                </pic:pic>
              </a:graphicData>
            </a:graphic>
          </wp:inline>
        </w:drawing>
      </w:r>
    </w:p>
    <w:p w14:paraId="54EDF24E" w14:textId="77777777" w:rsidR="00B542B4" w:rsidRDefault="00B542B4">
      <w:pPr>
        <w:rPr>
          <w:lang w:val="de-DE"/>
        </w:rPr>
      </w:pPr>
    </w:p>
    <w:p w14:paraId="44EA50C2" w14:textId="668C0479" w:rsidR="00493F96" w:rsidRDefault="00046303">
      <w:pPr>
        <w:rPr>
          <w:b/>
          <w:bCs/>
          <w:lang w:val="de-DE"/>
        </w:rPr>
      </w:pPr>
      <w:r>
        <w:rPr>
          <w:b/>
          <w:bCs/>
          <w:lang w:val="de-DE"/>
        </w:rPr>
        <w:t xml:space="preserve">So fügen Sie eine </w:t>
      </w:r>
      <w:r w:rsidR="00493F96" w:rsidRPr="00493F96">
        <w:rPr>
          <w:b/>
          <w:bCs/>
          <w:lang w:val="de-DE"/>
        </w:rPr>
        <w:t>Auffrischungsimpfung</w:t>
      </w:r>
      <w:r>
        <w:rPr>
          <w:b/>
          <w:bCs/>
          <w:lang w:val="de-DE"/>
        </w:rPr>
        <w:t xml:space="preserve"> hinzu</w:t>
      </w:r>
    </w:p>
    <w:p w14:paraId="1B575BCE" w14:textId="1035DDC5" w:rsidR="00C344ED" w:rsidRPr="00C344ED" w:rsidRDefault="00C344ED">
      <w:pPr>
        <w:rPr>
          <w:lang w:val="de-DE"/>
        </w:rPr>
      </w:pPr>
      <w:r>
        <w:rPr>
          <w:lang w:val="de-DE"/>
        </w:rPr>
        <w:t xml:space="preserve">Wenn Sie eine Auffrischungsimpfung erhalten haben, können Sie das Zertifikat ebenso in die Corona-Warn-App übertragen, wie es bei Impf- und Genesenenzertifikaten funktioniert. </w:t>
      </w:r>
    </w:p>
    <w:p w14:paraId="0E4501A2" w14:textId="1ECCC1A1" w:rsidR="00493F96" w:rsidRDefault="00493F96">
      <w:pPr>
        <w:rPr>
          <w:lang w:val="de-DE"/>
        </w:rPr>
      </w:pPr>
      <w:r w:rsidRPr="3FF86AE9">
        <w:rPr>
          <w:lang w:val="de-DE"/>
        </w:rPr>
        <w:t xml:space="preserve">Noch gibt es keine offiziellen Regelungen darüber, ob und für wen eine Auffrischungsimpfung notwendig wird. Die Corona-Warn-App ist aber </w:t>
      </w:r>
      <w:r w:rsidR="00F8505D">
        <w:rPr>
          <w:lang w:val="de-DE"/>
        </w:rPr>
        <w:t xml:space="preserve">seit Version 2.10 </w:t>
      </w:r>
      <w:r w:rsidRPr="3FF86AE9">
        <w:rPr>
          <w:lang w:val="de-DE"/>
        </w:rPr>
        <w:t xml:space="preserve">darauf vorbereitet, mögliche Regeln sofort umzusetzen und </w:t>
      </w:r>
      <w:r w:rsidRPr="00063190">
        <w:rPr>
          <w:b/>
          <w:bCs/>
          <w:lang w:val="de-DE"/>
        </w:rPr>
        <w:t xml:space="preserve">Nutzer*innen, </w:t>
      </w:r>
      <w:ins w:id="35" w:author="Heine, Hanna" w:date="2021-10-11T09:28:00Z">
        <w:r w:rsidR="00522988">
          <w:rPr>
            <w:b/>
            <w:bCs/>
            <w:lang w:val="de-DE"/>
          </w:rPr>
          <w:t xml:space="preserve">denen </w:t>
        </w:r>
      </w:ins>
      <w:commentRangeStart w:id="36"/>
      <w:del w:id="37" w:author="Heine, Hanna" w:date="2021-10-11T09:28:00Z">
        <w:r w:rsidRPr="00063190" w:rsidDel="00522988">
          <w:rPr>
            <w:b/>
            <w:bCs/>
            <w:lang w:val="de-DE"/>
          </w:rPr>
          <w:delText xml:space="preserve">die </w:delText>
        </w:r>
      </w:del>
      <w:r w:rsidRPr="00063190">
        <w:rPr>
          <w:b/>
          <w:bCs/>
          <w:lang w:val="de-DE"/>
        </w:rPr>
        <w:t>eine Auffrischun</w:t>
      </w:r>
      <w:ins w:id="38" w:author="Heine, Hanna" w:date="2021-10-11T09:08:00Z">
        <w:r w:rsidR="00B14BE0">
          <w:rPr>
            <w:b/>
            <w:bCs/>
            <w:lang w:val="de-DE"/>
          </w:rPr>
          <w:t>gsi</w:t>
        </w:r>
        <w:r w:rsidR="00453710">
          <w:rPr>
            <w:b/>
            <w:bCs/>
            <w:lang w:val="de-DE"/>
          </w:rPr>
          <w:t>mpfung empfohlen wird</w:t>
        </w:r>
      </w:ins>
      <w:del w:id="39" w:author="Heine, Hanna" w:date="2021-10-11T09:08:00Z">
        <w:r w:rsidRPr="00063190" w:rsidDel="00B14BE0">
          <w:rPr>
            <w:b/>
            <w:bCs/>
            <w:lang w:val="de-DE"/>
          </w:rPr>
          <w:delText>g benötigen</w:delText>
        </w:r>
        <w:commentRangeEnd w:id="36"/>
        <w:r w:rsidDel="00B14BE0">
          <w:rPr>
            <w:rStyle w:val="CommentReference"/>
          </w:rPr>
          <w:commentReference w:id="36"/>
        </w:r>
      </w:del>
      <w:r w:rsidRPr="00063190">
        <w:rPr>
          <w:b/>
          <w:bCs/>
          <w:lang w:val="de-DE"/>
        </w:rPr>
        <w:t xml:space="preserve">, </w:t>
      </w:r>
      <w:r w:rsidR="00F8505D" w:rsidRPr="00063190">
        <w:rPr>
          <w:b/>
          <w:bCs/>
          <w:lang w:val="de-DE"/>
        </w:rPr>
        <w:t>zu infor</w:t>
      </w:r>
      <w:r w:rsidR="002C64C6" w:rsidRPr="00063190">
        <w:rPr>
          <w:b/>
          <w:bCs/>
          <w:lang w:val="de-DE"/>
        </w:rPr>
        <w:t>mieren.</w:t>
      </w:r>
      <w:r w:rsidR="002C64C6">
        <w:rPr>
          <w:lang w:val="de-DE"/>
        </w:rPr>
        <w:t xml:space="preserve"> </w:t>
      </w:r>
      <w:r w:rsidRPr="3FF86AE9">
        <w:rPr>
          <w:lang w:val="de-DE"/>
        </w:rPr>
        <w:t xml:space="preserve">So wissen </w:t>
      </w:r>
      <w:r w:rsidR="002C64C6">
        <w:rPr>
          <w:lang w:val="de-DE"/>
        </w:rPr>
        <w:t>Betroffene</w:t>
      </w:r>
      <w:r w:rsidRPr="3FF86AE9">
        <w:rPr>
          <w:lang w:val="de-DE"/>
        </w:rPr>
        <w:t xml:space="preserve"> sofort Bescheid und können sich schnell um einen Termin kümmern.</w:t>
      </w:r>
    </w:p>
    <w:p w14:paraId="0EF3698C" w14:textId="62CDAA3D" w:rsidR="00B426F4" w:rsidRPr="00D83531" w:rsidRDefault="0008344F">
      <w:pPr>
        <w:rPr>
          <w:b/>
          <w:bCs/>
          <w:sz w:val="26"/>
          <w:szCs w:val="26"/>
          <w:u w:val="single"/>
          <w:lang w:val="de-DE"/>
        </w:rPr>
      </w:pPr>
      <w:r w:rsidRPr="00D83531">
        <w:rPr>
          <w:b/>
          <w:bCs/>
          <w:sz w:val="26"/>
          <w:szCs w:val="26"/>
          <w:u w:val="single"/>
          <w:lang w:val="de-DE"/>
        </w:rPr>
        <w:t>Testergebnis teilen und Infektionsketten unterbrechen</w:t>
      </w:r>
    </w:p>
    <w:p w14:paraId="0E96E270" w14:textId="4D0A35D8" w:rsidR="0008344F" w:rsidRDefault="0008344F">
      <w:pPr>
        <w:rPr>
          <w:lang w:val="de-DE"/>
        </w:rPr>
      </w:pPr>
      <w:r>
        <w:rPr>
          <w:lang w:val="de-DE"/>
        </w:rPr>
        <w:t xml:space="preserve">Nach wie vor bleibt aber natürlich die </w:t>
      </w:r>
      <w:r w:rsidRPr="00063190">
        <w:rPr>
          <w:b/>
          <w:bCs/>
          <w:lang w:val="de-DE"/>
        </w:rPr>
        <w:t>Kernfunktion der Corona-Warn-App</w:t>
      </w:r>
      <w:r>
        <w:rPr>
          <w:lang w:val="de-DE"/>
        </w:rPr>
        <w:t xml:space="preserve"> zentral im Kampf gegen die Ausbreitung </w:t>
      </w:r>
      <w:r w:rsidR="007324AC">
        <w:rPr>
          <w:lang w:val="de-DE"/>
        </w:rPr>
        <w:t>d</w:t>
      </w:r>
      <w:r>
        <w:rPr>
          <w:lang w:val="de-DE"/>
        </w:rPr>
        <w:t xml:space="preserve">es </w:t>
      </w:r>
      <w:proofErr w:type="spellStart"/>
      <w:r>
        <w:rPr>
          <w:lang w:val="de-DE"/>
        </w:rPr>
        <w:t>Coronavirus</w:t>
      </w:r>
      <w:proofErr w:type="spellEnd"/>
      <w:r>
        <w:rPr>
          <w:lang w:val="de-DE"/>
        </w:rPr>
        <w:t xml:space="preserve">: das Unterbrechen von Infektionsketten. Nur wer </w:t>
      </w:r>
      <w:commentRangeStart w:id="40"/>
      <w:del w:id="41" w:author="Heine, Hanna" w:date="2021-10-11T09:08:00Z">
        <w:r w:rsidDel="00453710">
          <w:rPr>
            <w:lang w:val="de-DE"/>
          </w:rPr>
          <w:delText>sein oder ihr</w:delText>
        </w:r>
        <w:commentRangeEnd w:id="40"/>
        <w:r w:rsidDel="00453710">
          <w:rPr>
            <w:rStyle w:val="CommentReference"/>
          </w:rPr>
          <w:commentReference w:id="40"/>
        </w:r>
      </w:del>
      <w:ins w:id="42" w:author="Heine, Hanna" w:date="2021-10-11T09:08:00Z">
        <w:r w:rsidR="00453710">
          <w:rPr>
            <w:lang w:val="de-DE"/>
          </w:rPr>
          <w:t>ein</w:t>
        </w:r>
      </w:ins>
      <w:r>
        <w:rPr>
          <w:lang w:val="de-DE"/>
        </w:rPr>
        <w:t xml:space="preserve"> positives Testergebnis auch tatsächlich teilt, kann Mitmenschen warnen und möglicherweise verhindern, </w:t>
      </w:r>
      <w:r w:rsidR="00A334D0">
        <w:rPr>
          <w:lang w:val="de-DE"/>
        </w:rPr>
        <w:t>dass</w:t>
      </w:r>
      <w:r>
        <w:rPr>
          <w:lang w:val="de-DE"/>
        </w:rPr>
        <w:t xml:space="preserve"> weitere Menschen angesteckt werden. </w:t>
      </w:r>
    </w:p>
    <w:p w14:paraId="624FE5D1" w14:textId="5587A53B" w:rsidR="00005FFC" w:rsidRPr="00005FFC" w:rsidRDefault="00005FFC">
      <w:pPr>
        <w:rPr>
          <w:b/>
          <w:bCs/>
          <w:lang w:val="de-DE"/>
        </w:rPr>
      </w:pPr>
      <w:r w:rsidRPr="00005FFC">
        <w:rPr>
          <w:b/>
          <w:bCs/>
          <w:lang w:val="de-DE"/>
        </w:rPr>
        <w:t xml:space="preserve">So teilen Sie Ihr positives </w:t>
      </w:r>
      <w:r w:rsidR="00611359">
        <w:rPr>
          <w:b/>
          <w:bCs/>
          <w:lang w:val="de-DE"/>
        </w:rPr>
        <w:t>PCR-</w:t>
      </w:r>
      <w:r w:rsidRPr="00005FFC">
        <w:rPr>
          <w:b/>
          <w:bCs/>
          <w:lang w:val="de-DE"/>
        </w:rPr>
        <w:t>Testergebnis</w:t>
      </w:r>
      <w:r w:rsidR="00853871">
        <w:rPr>
          <w:b/>
          <w:bCs/>
          <w:lang w:val="de-DE"/>
        </w:rPr>
        <w:t xml:space="preserve">: </w:t>
      </w:r>
    </w:p>
    <w:p w14:paraId="53322E45" w14:textId="4721290C" w:rsidR="00BF37DB" w:rsidRDefault="00005FFC" w:rsidP="006C4118">
      <w:pPr>
        <w:rPr>
          <w:lang w:val="de-DE"/>
        </w:rPr>
      </w:pPr>
      <w:r>
        <w:rPr>
          <w:lang w:val="de-DE"/>
        </w:rPr>
        <w:lastRenderedPageBreak/>
        <w:t xml:space="preserve">Wenn Sie ein positives Testergebnis erhalten haben, </w:t>
      </w:r>
      <w:r w:rsidR="0006581E">
        <w:rPr>
          <w:lang w:val="de-DE"/>
        </w:rPr>
        <w:t xml:space="preserve">können Sie auf der Startseite Ihrer Corona-Warn-App </w:t>
      </w:r>
      <w:r w:rsidR="00354A3A" w:rsidRPr="00063190">
        <w:rPr>
          <w:b/>
          <w:bCs/>
          <w:lang w:val="de-DE"/>
        </w:rPr>
        <w:t>„Sie lassen sich testen?“</w:t>
      </w:r>
      <w:r w:rsidR="00354A3A">
        <w:rPr>
          <w:lang w:val="de-DE"/>
        </w:rPr>
        <w:t xml:space="preserve"> auswählen. Darüber gelangen Sie in Ihre </w:t>
      </w:r>
      <w:r w:rsidR="00354A3A" w:rsidRPr="00063190">
        <w:rPr>
          <w:b/>
          <w:bCs/>
          <w:lang w:val="de-DE"/>
        </w:rPr>
        <w:t>Testverwaltung</w:t>
      </w:r>
      <w:r w:rsidR="00354A3A">
        <w:rPr>
          <w:lang w:val="de-DE"/>
        </w:rPr>
        <w:t xml:space="preserve">. </w:t>
      </w:r>
      <w:r w:rsidR="00DC3032">
        <w:rPr>
          <w:lang w:val="de-DE"/>
        </w:rPr>
        <w:t>Nun gibt es zwei Möglichkeiten, Ihr Ergebnis zu teilen</w:t>
      </w:r>
      <w:r w:rsidR="00993D72">
        <w:rPr>
          <w:lang w:val="de-DE"/>
        </w:rPr>
        <w:t xml:space="preserve">, je nachdem, ob </w:t>
      </w:r>
      <w:r w:rsidR="006C4118">
        <w:rPr>
          <w:lang w:val="de-DE"/>
        </w:rPr>
        <w:t>die Teststelle an die Corona-Warn-App angeschlossen ist. Sollten Sie sich nicht sicher sein, fragen Sie einfach vor Ort nach.</w:t>
      </w:r>
    </w:p>
    <w:p w14:paraId="5E3080DB" w14:textId="08CE6A02" w:rsidR="008B349C" w:rsidRDefault="008B349C" w:rsidP="008B349C">
      <w:pPr>
        <w:jc w:val="center"/>
        <w:rPr>
          <w:lang w:val="de-DE"/>
        </w:rPr>
      </w:pPr>
      <w:r>
        <w:rPr>
          <w:noProof/>
          <w:lang w:val="de-DE"/>
        </w:rPr>
        <w:drawing>
          <wp:inline distT="0" distB="0" distL="0" distR="0" wp14:anchorId="71C58F9D" wp14:editId="6EB9F41B">
            <wp:extent cx="1535598" cy="3328607"/>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1572672" cy="3408970"/>
                    </a:xfrm>
                    <a:prstGeom prst="rect">
                      <a:avLst/>
                    </a:prstGeom>
                  </pic:spPr>
                </pic:pic>
              </a:graphicData>
            </a:graphic>
          </wp:inline>
        </w:drawing>
      </w:r>
    </w:p>
    <w:p w14:paraId="1BA28846" w14:textId="3DB64592" w:rsidR="006C4118" w:rsidRPr="00256E61" w:rsidRDefault="006C4118" w:rsidP="006C4118">
      <w:pPr>
        <w:rPr>
          <w:b/>
          <w:bCs/>
          <w:lang w:val="de-DE"/>
        </w:rPr>
      </w:pPr>
      <w:r w:rsidRPr="00256E61">
        <w:rPr>
          <w:b/>
          <w:bCs/>
          <w:lang w:val="de-DE"/>
        </w:rPr>
        <w:t>1) Teststelle ist an die Corona-Warn-App angeschlossen</w:t>
      </w:r>
    </w:p>
    <w:p w14:paraId="1497C60A" w14:textId="4FC39544" w:rsidR="006C4118" w:rsidRDefault="00C21D4C" w:rsidP="006C4118">
      <w:pPr>
        <w:rPr>
          <w:lang w:val="de-DE"/>
        </w:rPr>
      </w:pPr>
      <w:commentRangeStart w:id="43"/>
      <w:r>
        <w:rPr>
          <w:lang w:val="de-DE"/>
        </w:rPr>
        <w:t xml:space="preserve">Damit </w:t>
      </w:r>
      <w:ins w:id="44" w:author="Heine, Hanna" w:date="2021-10-11T09:09:00Z">
        <w:r w:rsidR="006850C4">
          <w:rPr>
            <w:lang w:val="de-DE"/>
          </w:rPr>
          <w:t xml:space="preserve">die Teststelle Ihr Testergebnis an die Corona-Warn-App übertragen kann und Sie es </w:t>
        </w:r>
      </w:ins>
      <w:del w:id="45" w:author="Heine, Hanna" w:date="2021-10-11T09:10:00Z">
        <w:r w:rsidDel="006850C4">
          <w:rPr>
            <w:lang w:val="de-DE"/>
          </w:rPr>
          <w:delText xml:space="preserve">Sie ihr Testergebnis über die Corona-Warn-App </w:delText>
        </w:r>
      </w:del>
      <w:r>
        <w:rPr>
          <w:lang w:val="de-DE"/>
        </w:rPr>
        <w:t>teilen können</w:t>
      </w:r>
      <w:commentRangeEnd w:id="43"/>
      <w:r>
        <w:rPr>
          <w:rStyle w:val="CommentReference"/>
        </w:rPr>
        <w:commentReference w:id="43"/>
      </w:r>
      <w:r>
        <w:rPr>
          <w:lang w:val="de-DE"/>
        </w:rPr>
        <w:t xml:space="preserve">, sollten Sie auf dem Testformular der Teststelle zustimmen, dass ihr Ergebnis in der App übermittelt wird. Anschließend können Sie </w:t>
      </w:r>
      <w:r w:rsidR="009D30CA">
        <w:rPr>
          <w:lang w:val="de-DE"/>
        </w:rPr>
        <w:t>den QR-Code auf dem Testformular scannen</w:t>
      </w:r>
      <w:r w:rsidR="00467025">
        <w:rPr>
          <w:lang w:val="de-DE"/>
        </w:rPr>
        <w:t>. Dafür gehen</w:t>
      </w:r>
      <w:r w:rsidR="00044207">
        <w:rPr>
          <w:lang w:val="de-DE"/>
        </w:rPr>
        <w:t xml:space="preserve"> </w:t>
      </w:r>
      <w:r w:rsidR="009D30CA">
        <w:rPr>
          <w:lang w:val="de-DE"/>
        </w:rPr>
        <w:t xml:space="preserve">Sie in der App </w:t>
      </w:r>
      <w:r w:rsidR="00467025">
        <w:rPr>
          <w:lang w:val="de-DE"/>
        </w:rPr>
        <w:t xml:space="preserve">in </w:t>
      </w:r>
      <w:r w:rsidR="00467025" w:rsidRPr="00044207">
        <w:rPr>
          <w:b/>
          <w:bCs/>
          <w:lang w:val="de-DE"/>
        </w:rPr>
        <w:t>Ihre</w:t>
      </w:r>
      <w:r w:rsidR="00467025">
        <w:rPr>
          <w:lang w:val="de-DE"/>
        </w:rPr>
        <w:t xml:space="preserve"> </w:t>
      </w:r>
      <w:r w:rsidR="00D7060B" w:rsidRPr="00063190">
        <w:rPr>
          <w:b/>
          <w:bCs/>
          <w:lang w:val="de-DE"/>
        </w:rPr>
        <w:t xml:space="preserve">Testverwaltung </w:t>
      </w:r>
      <w:r w:rsidR="009D30CA" w:rsidRPr="00063190">
        <w:rPr>
          <w:b/>
          <w:bCs/>
          <w:lang w:val="de-DE"/>
        </w:rPr>
        <w:t xml:space="preserve"> </w:t>
      </w:r>
      <w:r w:rsidR="00D7060B" w:rsidRPr="00063190">
        <w:rPr>
          <w:b/>
          <w:bCs/>
          <w:lang w:val="de-DE"/>
        </w:rPr>
        <w:t>(</w:t>
      </w:r>
      <w:r w:rsidR="009D30CA" w:rsidRPr="00063190">
        <w:rPr>
          <w:b/>
          <w:bCs/>
          <w:lang w:val="de-DE"/>
        </w:rPr>
        <w:t>„Sie lassen sich testen?“</w:t>
      </w:r>
      <w:r w:rsidR="00D7060B" w:rsidRPr="00063190">
        <w:rPr>
          <w:b/>
          <w:bCs/>
          <w:lang w:val="de-DE"/>
        </w:rPr>
        <w:t>)</w:t>
      </w:r>
      <w:r w:rsidR="009D30CA">
        <w:rPr>
          <w:lang w:val="de-DE"/>
        </w:rPr>
        <w:t xml:space="preserve"> auf </w:t>
      </w:r>
      <w:r w:rsidR="00467025">
        <w:rPr>
          <w:lang w:val="de-DE"/>
        </w:rPr>
        <w:t xml:space="preserve">wählen </w:t>
      </w:r>
      <w:r w:rsidR="009D30CA" w:rsidRPr="00044207">
        <w:rPr>
          <w:b/>
          <w:bCs/>
          <w:lang w:val="de-DE"/>
        </w:rPr>
        <w:t xml:space="preserve">„QR-Code scannen“ </w:t>
      </w:r>
      <w:r w:rsidR="00467025">
        <w:rPr>
          <w:lang w:val="de-DE"/>
        </w:rPr>
        <w:t>aus</w:t>
      </w:r>
      <w:r w:rsidR="009D30CA">
        <w:rPr>
          <w:lang w:val="de-DE"/>
        </w:rPr>
        <w:t xml:space="preserve">. </w:t>
      </w:r>
    </w:p>
    <w:p w14:paraId="3DA3EF68" w14:textId="5A05F284" w:rsidR="008B349C" w:rsidRDefault="008B349C" w:rsidP="008B349C">
      <w:pPr>
        <w:jc w:val="center"/>
        <w:rPr>
          <w:lang w:val="de-DE"/>
        </w:rPr>
      </w:pPr>
      <w:r>
        <w:rPr>
          <w:noProof/>
        </w:rPr>
        <w:drawing>
          <wp:inline distT="0" distB="0" distL="0" distR="0" wp14:anchorId="504145BD" wp14:editId="1CD2FCD4">
            <wp:extent cx="1404549" cy="3044543"/>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4549" cy="3044543"/>
                    </a:xfrm>
                    <a:prstGeom prst="rect">
                      <a:avLst/>
                    </a:prstGeom>
                  </pic:spPr>
                </pic:pic>
              </a:graphicData>
            </a:graphic>
          </wp:inline>
        </w:drawing>
      </w:r>
      <w:commentRangeStart w:id="46"/>
      <w:commentRangeStart w:id="47"/>
      <w:commentRangeEnd w:id="46"/>
      <w:r>
        <w:rPr>
          <w:rStyle w:val="CommentReference"/>
        </w:rPr>
        <w:commentReference w:id="46"/>
      </w:r>
      <w:commentRangeEnd w:id="47"/>
      <w:r w:rsidR="001E1803">
        <w:rPr>
          <w:rStyle w:val="CommentReference"/>
        </w:rPr>
        <w:commentReference w:id="47"/>
      </w:r>
    </w:p>
    <w:p w14:paraId="218E4982" w14:textId="24C631F1" w:rsidR="00DA08A3" w:rsidRDefault="00DA08A3" w:rsidP="006C4118">
      <w:pPr>
        <w:rPr>
          <w:lang w:val="de-DE"/>
        </w:rPr>
      </w:pPr>
      <w:commentRangeStart w:id="48"/>
      <w:del w:id="49" w:author="Heine, Hanna" w:date="2021-10-11T09:12:00Z">
        <w:r w:rsidDel="005E172E">
          <w:rPr>
            <w:lang w:val="de-DE"/>
          </w:rPr>
          <w:lastRenderedPageBreak/>
          <w:delText xml:space="preserve">Um ein positives Testergebnis zu teilen, </w:delText>
        </w:r>
        <w:r w:rsidR="00D7060B" w:rsidDel="005E172E">
          <w:rPr>
            <w:lang w:val="de-DE"/>
          </w:rPr>
          <w:delText xml:space="preserve">tippen Sie in Ihrer Testverwaltung </w:delText>
        </w:r>
        <w:r w:rsidR="00C7738A" w:rsidDel="005E172E">
          <w:rPr>
            <w:lang w:val="de-DE"/>
          </w:rPr>
          <w:delText xml:space="preserve">auf </w:delText>
        </w:r>
        <w:r w:rsidR="00C7738A" w:rsidRPr="00063190" w:rsidDel="005E172E">
          <w:rPr>
            <w:b/>
            <w:bCs/>
            <w:lang w:val="de-DE"/>
          </w:rPr>
          <w:delText>„TAN für PCR-Test eingeben“,</w:delText>
        </w:r>
        <w:r w:rsidR="00C7738A" w:rsidDel="005E172E">
          <w:rPr>
            <w:lang w:val="de-DE"/>
          </w:rPr>
          <w:delText xml:space="preserve"> falls Sie bereits eine TAN erhalten haben, oder auf </w:delText>
        </w:r>
        <w:r w:rsidR="00C7738A" w:rsidRPr="00063190" w:rsidDel="005E172E">
          <w:rPr>
            <w:b/>
            <w:bCs/>
            <w:lang w:val="de-DE"/>
          </w:rPr>
          <w:delText>„TAN für PCR-Test anfragen“.</w:delText>
        </w:r>
        <w:r w:rsidR="00C7738A" w:rsidDel="005E172E">
          <w:rPr>
            <w:lang w:val="de-DE"/>
          </w:rPr>
          <w:delText xml:space="preserve"> </w:delText>
        </w:r>
        <w:r w:rsidR="00063190" w:rsidDel="005E172E">
          <w:rPr>
            <w:lang w:val="de-DE"/>
          </w:rPr>
          <w:delText>Nach Eingabe der TAN</w:delText>
        </w:r>
        <w:r w:rsidR="00391C29" w:rsidDel="005E172E">
          <w:rPr>
            <w:lang w:val="de-DE"/>
          </w:rPr>
          <w:delText xml:space="preserve"> können</w:delText>
        </w:r>
      </w:del>
      <w:ins w:id="50" w:author="Heine, Hanna" w:date="2021-10-11T09:12:00Z">
        <w:r w:rsidR="005E172E" w:rsidRPr="002E2727">
          <w:rPr>
            <w:lang w:val="de-DE"/>
          </w:rPr>
          <w:t xml:space="preserve"> </w:t>
        </w:r>
        <w:r w:rsidR="005E172E">
          <w:rPr>
            <w:lang w:val="de-DE"/>
          </w:rPr>
          <w:t>Danach können</w:t>
        </w:r>
      </w:ins>
      <w:r w:rsidR="00391C29">
        <w:rPr>
          <w:lang w:val="de-DE"/>
        </w:rPr>
        <w:t xml:space="preserve"> Sie ihr Testergebnis teilen, indem Sie „Andere warnen“ auswählen. </w:t>
      </w:r>
      <w:commentRangeEnd w:id="48"/>
      <w:r>
        <w:rPr>
          <w:rStyle w:val="CommentReference"/>
        </w:rPr>
        <w:commentReference w:id="48"/>
      </w:r>
    </w:p>
    <w:p w14:paraId="5CBE8EE7" w14:textId="31BD54D1" w:rsidR="008B349C" w:rsidRDefault="008B349C" w:rsidP="008B349C">
      <w:pPr>
        <w:jc w:val="center"/>
        <w:rPr>
          <w:lang w:val="de-DE"/>
        </w:rPr>
      </w:pPr>
    </w:p>
    <w:p w14:paraId="420AED4F" w14:textId="79EF0088" w:rsidR="00346850" w:rsidRPr="00662A5E" w:rsidRDefault="00346850" w:rsidP="006C4118">
      <w:pPr>
        <w:rPr>
          <w:b/>
          <w:bCs/>
          <w:lang w:val="de-DE"/>
        </w:rPr>
      </w:pPr>
      <w:r w:rsidRPr="38F1B0F8">
        <w:rPr>
          <w:b/>
          <w:bCs/>
          <w:lang w:val="de-DE"/>
        </w:rPr>
        <w:t xml:space="preserve">2) </w:t>
      </w:r>
      <w:r w:rsidR="6F9E1053" w:rsidRPr="38F1B0F8">
        <w:rPr>
          <w:b/>
          <w:bCs/>
          <w:lang w:val="de-DE"/>
        </w:rPr>
        <w:t xml:space="preserve">Labor </w:t>
      </w:r>
      <w:r w:rsidRPr="38F1B0F8">
        <w:rPr>
          <w:b/>
          <w:bCs/>
          <w:lang w:val="de-DE"/>
        </w:rPr>
        <w:t>ist nicht an die Corona-Warn-App angeschlossen</w:t>
      </w:r>
    </w:p>
    <w:p w14:paraId="0D4E5896" w14:textId="1E8F0A6D" w:rsidR="00346850" w:rsidRPr="003D2740" w:rsidDel="00F61F49" w:rsidRDefault="00346850" w:rsidP="00F61F49">
      <w:pPr>
        <w:rPr>
          <w:del w:id="51" w:author="Heine, Hanna" w:date="2021-10-11T09:14:00Z"/>
          <w:lang w:val="de-DE"/>
        </w:rPr>
      </w:pPr>
      <w:r w:rsidRPr="003D2740">
        <w:rPr>
          <w:lang w:val="de-DE"/>
        </w:rPr>
        <w:t xml:space="preserve">Sollte </w:t>
      </w:r>
      <w:r w:rsidR="00044207" w:rsidRPr="00A43ED0">
        <w:rPr>
          <w:lang w:val="de-DE"/>
        </w:rPr>
        <w:t xml:space="preserve">das </w:t>
      </w:r>
      <w:r w:rsidR="4C5BD107" w:rsidRPr="003D2740">
        <w:rPr>
          <w:lang w:val="de-DE"/>
        </w:rPr>
        <w:t xml:space="preserve">Labor, </w:t>
      </w:r>
      <w:r w:rsidR="00044207" w:rsidRPr="003D2740">
        <w:rPr>
          <w:lang w:val="de-DE"/>
        </w:rPr>
        <w:t xml:space="preserve">das </w:t>
      </w:r>
      <w:r w:rsidR="4C5BD107" w:rsidRPr="003D2740">
        <w:rPr>
          <w:lang w:val="de-DE"/>
        </w:rPr>
        <w:t xml:space="preserve">Ihren PCR-Test </w:t>
      </w:r>
      <w:r w:rsidR="459BF56D" w:rsidRPr="003D2740">
        <w:rPr>
          <w:lang w:val="de-DE"/>
        </w:rPr>
        <w:t>analysiert</w:t>
      </w:r>
      <w:r w:rsidR="4C5BD107" w:rsidRPr="003D2740">
        <w:rPr>
          <w:lang w:val="de-DE"/>
        </w:rPr>
        <w:t xml:space="preserve">, </w:t>
      </w:r>
      <w:r w:rsidRPr="003D2740">
        <w:rPr>
          <w:lang w:val="de-DE"/>
        </w:rPr>
        <w:t xml:space="preserve">nicht an die Corona-Warn-App angeschlossen sein, können Sie die Hotline der App </w:t>
      </w:r>
      <w:r w:rsidR="0020032A" w:rsidRPr="003D2740">
        <w:rPr>
          <w:lang w:val="de-DE"/>
        </w:rPr>
        <w:t>anrufen (innerhalb Deutschlands: 0800 754 000 2, aus dem Ausland:</w:t>
      </w:r>
      <w:r w:rsidR="00831D25" w:rsidRPr="003D2740">
        <w:rPr>
          <w:lang w:val="de-DE"/>
        </w:rPr>
        <w:t xml:space="preserve"> +49 30 498 7540</w:t>
      </w:r>
      <w:ins w:id="52" w:author="Heine, Hanna" w:date="2021-10-11T09:14:00Z">
        <w:r w:rsidR="00F61F49" w:rsidRPr="003D2740">
          <w:rPr>
            <w:lang w:val="de-DE"/>
          </w:rPr>
          <w:t>2</w:t>
        </w:r>
      </w:ins>
      <w:commentRangeStart w:id="53"/>
      <w:commentRangeStart w:id="54"/>
      <w:del w:id="55" w:author="Heine, Hanna" w:date="2021-10-11T09:13:00Z">
        <w:r w:rsidR="00831D25" w:rsidRPr="003D2740" w:rsidDel="00F61F49">
          <w:rPr>
            <w:lang w:val="de-DE"/>
          </w:rPr>
          <w:delText>1</w:delText>
        </w:r>
      </w:del>
      <w:r w:rsidR="00831D25" w:rsidRPr="003D2740">
        <w:rPr>
          <w:lang w:val="de-DE"/>
        </w:rPr>
        <w:t>)</w:t>
      </w:r>
      <w:commentRangeEnd w:id="53"/>
      <w:r w:rsidRPr="003D2740">
        <w:rPr>
          <w:rStyle w:val="CommentReference"/>
        </w:rPr>
        <w:commentReference w:id="53"/>
      </w:r>
      <w:commentRangeEnd w:id="54"/>
      <w:r w:rsidR="007D0D2C" w:rsidRPr="00A43ED0">
        <w:rPr>
          <w:rStyle w:val="CommentReference"/>
        </w:rPr>
        <w:commentReference w:id="54"/>
      </w:r>
      <w:r w:rsidR="00662A5E" w:rsidRPr="003D2740">
        <w:rPr>
          <w:lang w:val="de-DE"/>
        </w:rPr>
        <w:t>,</w:t>
      </w:r>
      <w:r w:rsidR="00662A5E" w:rsidRPr="00A43ED0">
        <w:rPr>
          <w:lang w:val="de-DE"/>
        </w:rPr>
        <w:t xml:space="preserve"> um eine TAN zu </w:t>
      </w:r>
      <w:r w:rsidR="009D22BD" w:rsidRPr="003D2740">
        <w:rPr>
          <w:lang w:val="de-DE"/>
        </w:rPr>
        <w:t>erhalten</w:t>
      </w:r>
      <w:r w:rsidR="00662A5E" w:rsidRPr="003D2740">
        <w:rPr>
          <w:lang w:val="de-DE"/>
        </w:rPr>
        <w:t xml:space="preserve">. Danach können Sie die Schritte wie oben beschrieben befolgen. </w:t>
      </w:r>
    </w:p>
    <w:p w14:paraId="1EE39FCC" w14:textId="22F57385" w:rsidR="00B06E4D" w:rsidRDefault="00F61F49" w:rsidP="00F61F49">
      <w:pPr>
        <w:jc w:val="center"/>
        <w:rPr>
          <w:lang w:val="de-DE"/>
        </w:rPr>
      </w:pPr>
      <w:del w:id="56" w:author="Heine, Hanna" w:date="2021-10-11T09:14:00Z">
        <w:r w:rsidDel="00F61F49">
          <w:rPr>
            <w:noProof/>
            <w:lang w:val="de-DE"/>
          </w:rPr>
          <w:drawing>
            <wp:inline distT="0" distB="0" distL="0" distR="0" wp14:anchorId="0DA14A5E" wp14:editId="2D3D2A5D">
              <wp:extent cx="1468409" cy="31829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1498725" cy="3248682"/>
                      </a:xfrm>
                      <a:prstGeom prst="rect">
                        <a:avLst/>
                      </a:prstGeom>
                    </pic:spPr>
                  </pic:pic>
                </a:graphicData>
              </a:graphic>
            </wp:inline>
          </w:drawing>
        </w:r>
      </w:del>
      <w:ins w:id="57" w:author="Heine, Hanna" w:date="2021-10-11T09:14:00Z">
        <w:del w:id="58" w:author="Heine, Hanna" w:date="2021-10-11T09:14:00Z">
          <w:r w:rsidDel="00F61F49">
            <w:rPr>
              <w:noProof/>
              <w:lang w:val="de-DE"/>
            </w:rPr>
            <w:drawing>
              <wp:inline distT="0" distB="0" distL="0" distR="0" wp14:anchorId="3D5D78AD" wp14:editId="45EB6A00">
                <wp:extent cx="1464722" cy="3174976"/>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1464722" cy="3174976"/>
                        </a:xfrm>
                        <a:prstGeom prst="rect">
                          <a:avLst/>
                        </a:prstGeom>
                      </pic:spPr>
                    </pic:pic>
                  </a:graphicData>
                </a:graphic>
              </wp:inline>
            </w:drawing>
          </w:r>
        </w:del>
      </w:ins>
    </w:p>
    <w:p w14:paraId="5CD02708" w14:textId="2FA1126A" w:rsidR="00A43ED0" w:rsidRPr="00A43ED0" w:rsidRDefault="00A43ED0" w:rsidP="00B06E4D">
      <w:pPr>
        <w:rPr>
          <w:ins w:id="59" w:author="Heine, Hanna" w:date="2021-10-11T09:34:00Z"/>
          <w:lang w:val="en-DE"/>
          <w:rPrChange w:id="60" w:author="Heine, Hanna" w:date="2021-10-11T09:34:00Z">
            <w:rPr>
              <w:ins w:id="61" w:author="Heine, Hanna" w:date="2021-10-11T09:34:00Z"/>
              <w:lang w:val="de-DE"/>
            </w:rPr>
          </w:rPrChange>
        </w:rPr>
      </w:pPr>
      <w:proofErr w:type="spellStart"/>
      <w:ins w:id="62" w:author="Heine, Hanna" w:date="2021-10-11T09:34:00Z">
        <w:r w:rsidRPr="00A43ED0">
          <w:rPr>
            <w:lang w:val="en-DE"/>
          </w:rPr>
          <w:t>Tippen</w:t>
        </w:r>
        <w:proofErr w:type="spellEnd"/>
        <w:r w:rsidRPr="00A43ED0">
          <w:rPr>
            <w:lang w:val="en-DE"/>
          </w:rPr>
          <w:t xml:space="preserve"> Sie </w:t>
        </w:r>
        <w:proofErr w:type="spellStart"/>
        <w:r w:rsidRPr="00A43ED0">
          <w:rPr>
            <w:lang w:val="en-DE"/>
          </w:rPr>
          <w:t>anschließend</w:t>
        </w:r>
        <w:proofErr w:type="spellEnd"/>
        <w:r w:rsidRPr="00A43ED0">
          <w:rPr>
            <w:lang w:val="en-DE"/>
          </w:rPr>
          <w:t xml:space="preserve"> in </w:t>
        </w:r>
        <w:proofErr w:type="spellStart"/>
        <w:r w:rsidRPr="00A43ED0">
          <w:rPr>
            <w:lang w:val="en-DE"/>
          </w:rPr>
          <w:t>Ihrer</w:t>
        </w:r>
        <w:proofErr w:type="spellEnd"/>
        <w:r w:rsidRPr="00A43ED0">
          <w:rPr>
            <w:lang w:val="en-DE"/>
          </w:rPr>
          <w:t xml:space="preserve"> **</w:t>
        </w:r>
        <w:proofErr w:type="spellStart"/>
        <w:r w:rsidRPr="00A43ED0">
          <w:rPr>
            <w:lang w:val="en-DE"/>
          </w:rPr>
          <w:t>Testverwaltung</w:t>
        </w:r>
        <w:proofErr w:type="spellEnd"/>
        <w:r w:rsidRPr="00A43ED0">
          <w:rPr>
            <w:lang w:val="en-DE"/>
          </w:rPr>
          <w:t xml:space="preserve"> auf „TAN </w:t>
        </w:r>
        <w:proofErr w:type="spellStart"/>
        <w:r w:rsidRPr="00A43ED0">
          <w:rPr>
            <w:lang w:val="en-DE"/>
          </w:rPr>
          <w:t>für</w:t>
        </w:r>
        <w:proofErr w:type="spellEnd"/>
        <w:r w:rsidRPr="00A43ED0">
          <w:rPr>
            <w:lang w:val="en-DE"/>
          </w:rPr>
          <w:t xml:space="preserve"> PCR-Test </w:t>
        </w:r>
        <w:proofErr w:type="spellStart"/>
        <w:proofErr w:type="gramStart"/>
        <w:r w:rsidRPr="00A43ED0">
          <w:rPr>
            <w:lang w:val="en-DE"/>
          </w:rPr>
          <w:t>eingeben</w:t>
        </w:r>
        <w:proofErr w:type="spellEnd"/>
        <w:r w:rsidRPr="00A43ED0">
          <w:rPr>
            <w:lang w:val="en-DE"/>
          </w:rPr>
          <w:t>“</w:t>
        </w:r>
        <w:proofErr w:type="gramEnd"/>
        <w:r w:rsidRPr="00A43ED0">
          <w:rPr>
            <w:lang w:val="en-DE"/>
          </w:rPr>
          <w:t xml:space="preserve">**. </w:t>
        </w:r>
        <w:proofErr w:type="spellStart"/>
        <w:r w:rsidRPr="00A43ED0">
          <w:rPr>
            <w:lang w:val="en-DE"/>
          </w:rPr>
          <w:t>Nach</w:t>
        </w:r>
        <w:proofErr w:type="spellEnd"/>
        <w:r w:rsidRPr="00A43ED0">
          <w:rPr>
            <w:lang w:val="en-DE"/>
          </w:rPr>
          <w:t xml:space="preserve"> </w:t>
        </w:r>
        <w:proofErr w:type="spellStart"/>
        <w:r w:rsidRPr="00A43ED0">
          <w:rPr>
            <w:lang w:val="en-DE"/>
          </w:rPr>
          <w:t>Eingabe</w:t>
        </w:r>
        <w:proofErr w:type="spellEnd"/>
        <w:r w:rsidRPr="00A43ED0">
          <w:rPr>
            <w:lang w:val="en-DE"/>
          </w:rPr>
          <w:t xml:space="preserve"> der TAN </w:t>
        </w:r>
        <w:proofErr w:type="spellStart"/>
        <w:r w:rsidRPr="00A43ED0">
          <w:rPr>
            <w:lang w:val="en-DE"/>
          </w:rPr>
          <w:t>können</w:t>
        </w:r>
        <w:proofErr w:type="spellEnd"/>
        <w:r w:rsidRPr="00A43ED0">
          <w:rPr>
            <w:lang w:val="en-DE"/>
          </w:rPr>
          <w:t xml:space="preserve"> Sie </w:t>
        </w:r>
        <w:proofErr w:type="spellStart"/>
        <w:r w:rsidRPr="00A43ED0">
          <w:rPr>
            <w:lang w:val="en-DE"/>
          </w:rPr>
          <w:t>ihr</w:t>
        </w:r>
        <w:proofErr w:type="spellEnd"/>
        <w:r w:rsidRPr="00A43ED0">
          <w:rPr>
            <w:lang w:val="en-DE"/>
          </w:rPr>
          <w:t xml:space="preserve"> </w:t>
        </w:r>
        <w:proofErr w:type="spellStart"/>
        <w:r w:rsidRPr="00A43ED0">
          <w:rPr>
            <w:lang w:val="en-DE"/>
          </w:rPr>
          <w:t>Testergebnis</w:t>
        </w:r>
        <w:proofErr w:type="spellEnd"/>
        <w:r w:rsidRPr="00A43ED0">
          <w:rPr>
            <w:lang w:val="en-DE"/>
          </w:rPr>
          <w:t xml:space="preserve"> </w:t>
        </w:r>
        <w:proofErr w:type="spellStart"/>
        <w:r w:rsidRPr="00A43ED0">
          <w:rPr>
            <w:lang w:val="en-DE"/>
          </w:rPr>
          <w:t>teilen</w:t>
        </w:r>
        <w:proofErr w:type="spellEnd"/>
        <w:r w:rsidRPr="00A43ED0">
          <w:rPr>
            <w:lang w:val="en-DE"/>
          </w:rPr>
          <w:t xml:space="preserve">, </w:t>
        </w:r>
        <w:proofErr w:type="spellStart"/>
        <w:r w:rsidRPr="00A43ED0">
          <w:rPr>
            <w:lang w:val="en-DE"/>
          </w:rPr>
          <w:t>indem</w:t>
        </w:r>
        <w:proofErr w:type="spellEnd"/>
        <w:r w:rsidRPr="00A43ED0">
          <w:rPr>
            <w:lang w:val="en-DE"/>
          </w:rPr>
          <w:t xml:space="preserve"> Sie „</w:t>
        </w:r>
        <w:proofErr w:type="spellStart"/>
        <w:r w:rsidRPr="00A43ED0">
          <w:rPr>
            <w:lang w:val="en-DE"/>
          </w:rPr>
          <w:t>Andere</w:t>
        </w:r>
        <w:proofErr w:type="spellEnd"/>
        <w:r w:rsidRPr="00A43ED0">
          <w:rPr>
            <w:lang w:val="en-DE"/>
          </w:rPr>
          <w:t xml:space="preserve"> </w:t>
        </w:r>
        <w:proofErr w:type="spellStart"/>
        <w:proofErr w:type="gramStart"/>
        <w:r w:rsidRPr="00A43ED0">
          <w:rPr>
            <w:lang w:val="en-DE"/>
          </w:rPr>
          <w:t>warnen</w:t>
        </w:r>
        <w:proofErr w:type="spellEnd"/>
        <w:r w:rsidRPr="00A43ED0">
          <w:rPr>
            <w:lang w:val="en-DE"/>
          </w:rPr>
          <w:t xml:space="preserve">“ </w:t>
        </w:r>
        <w:proofErr w:type="spellStart"/>
        <w:r w:rsidRPr="00A43ED0">
          <w:rPr>
            <w:lang w:val="en-DE"/>
          </w:rPr>
          <w:t>auswählen</w:t>
        </w:r>
        <w:proofErr w:type="spellEnd"/>
        <w:proofErr w:type="gramEnd"/>
        <w:r w:rsidRPr="00A43ED0">
          <w:rPr>
            <w:lang w:val="en-DE"/>
          </w:rPr>
          <w:t>.</w:t>
        </w:r>
      </w:ins>
    </w:p>
    <w:p w14:paraId="1D761793" w14:textId="634157BF" w:rsidR="00B06E4D" w:rsidRDefault="00B06E4D" w:rsidP="00B06E4D">
      <w:pPr>
        <w:rPr>
          <w:lang w:val="de-DE"/>
        </w:rPr>
      </w:pPr>
      <w:r>
        <w:rPr>
          <w:lang w:val="de-DE"/>
        </w:rPr>
        <w:t xml:space="preserve">Nach der Warnung haben Sie die Möglichkeit nähere Informationen zu Ihren Symptomen zu geben, indem Sie </w:t>
      </w:r>
      <w:r w:rsidRPr="00063190">
        <w:rPr>
          <w:b/>
          <w:bCs/>
          <w:lang w:val="de-DE"/>
        </w:rPr>
        <w:t>„Weiter mit Symptom-Erfassung“</w:t>
      </w:r>
      <w:r>
        <w:rPr>
          <w:lang w:val="de-DE"/>
        </w:rPr>
        <w:t xml:space="preserve"> auswählen. Dieser Schritt ist wichtig, um die Genauigkeit der Warnung zu verbessern. </w:t>
      </w:r>
    </w:p>
    <w:p w14:paraId="481E9660" w14:textId="01620465" w:rsidR="00B06E4D" w:rsidRDefault="00B06E4D" w:rsidP="00B06E4D">
      <w:pPr>
        <w:jc w:val="center"/>
        <w:rPr>
          <w:lang w:val="de-DE"/>
        </w:rPr>
      </w:pPr>
      <w:r>
        <w:rPr>
          <w:noProof/>
          <w:lang w:val="de-DE"/>
        </w:rPr>
        <w:drawing>
          <wp:inline distT="0" distB="0" distL="0" distR="0" wp14:anchorId="18C4C2C8" wp14:editId="5D9D7678">
            <wp:extent cx="1267450" cy="274736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71941" cy="2757098"/>
                    </a:xfrm>
                    <a:prstGeom prst="rect">
                      <a:avLst/>
                    </a:prstGeom>
                  </pic:spPr>
                </pic:pic>
              </a:graphicData>
            </a:graphic>
          </wp:inline>
        </w:drawing>
      </w:r>
      <w:r w:rsidR="007A47E3">
        <w:rPr>
          <w:noProof/>
          <w:lang w:val="de-DE"/>
        </w:rPr>
        <w:drawing>
          <wp:inline distT="0" distB="0" distL="0" distR="0" wp14:anchorId="284F496B" wp14:editId="65160CFC">
            <wp:extent cx="1277996" cy="27702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8012" cy="2791934"/>
                    </a:xfrm>
                    <a:prstGeom prst="rect">
                      <a:avLst/>
                    </a:prstGeom>
                  </pic:spPr>
                </pic:pic>
              </a:graphicData>
            </a:graphic>
          </wp:inline>
        </w:drawing>
      </w:r>
    </w:p>
    <w:p w14:paraId="3FE7A8EA" w14:textId="6C746EFD" w:rsidR="00134E64" w:rsidRPr="00134E64" w:rsidRDefault="00134E64" w:rsidP="006C4118">
      <w:pPr>
        <w:rPr>
          <w:b/>
          <w:bCs/>
          <w:lang w:val="de-DE"/>
        </w:rPr>
      </w:pPr>
      <w:r w:rsidRPr="00134E64">
        <w:rPr>
          <w:b/>
          <w:bCs/>
          <w:lang w:val="de-DE"/>
        </w:rPr>
        <w:t xml:space="preserve">So teilen Sie Ihr </w:t>
      </w:r>
      <w:r w:rsidR="00853871">
        <w:rPr>
          <w:b/>
          <w:bCs/>
          <w:lang w:val="de-DE"/>
        </w:rPr>
        <w:t xml:space="preserve">positives </w:t>
      </w:r>
      <w:r w:rsidRPr="00134E64">
        <w:rPr>
          <w:b/>
          <w:bCs/>
          <w:lang w:val="de-DE"/>
        </w:rPr>
        <w:t>Schnelltest-Ergebnis</w:t>
      </w:r>
    </w:p>
    <w:p w14:paraId="60D1A72F" w14:textId="1CC1AE27" w:rsidR="00063190" w:rsidRDefault="00723FAB" w:rsidP="006C4118">
      <w:pPr>
        <w:rPr>
          <w:lang w:val="de-DE"/>
        </w:rPr>
      </w:pPr>
      <w:r>
        <w:rPr>
          <w:lang w:val="de-DE"/>
        </w:rPr>
        <w:t xml:space="preserve">Um ein positives </w:t>
      </w:r>
      <w:r w:rsidR="00800852">
        <w:rPr>
          <w:lang w:val="de-DE"/>
        </w:rPr>
        <w:t xml:space="preserve">Schnelltestergebnis </w:t>
      </w:r>
      <w:r>
        <w:rPr>
          <w:lang w:val="de-DE"/>
        </w:rPr>
        <w:t>teilen zu können,</w:t>
      </w:r>
      <w:r w:rsidR="00800852">
        <w:rPr>
          <w:lang w:val="de-DE"/>
        </w:rPr>
        <w:t xml:space="preserve"> müssen Sie den Test zunächst in der App registrieren.</w:t>
      </w:r>
      <w:r>
        <w:rPr>
          <w:lang w:val="de-DE"/>
        </w:rPr>
        <w:t xml:space="preserve"> </w:t>
      </w:r>
      <w:r w:rsidR="00800852">
        <w:rPr>
          <w:lang w:val="de-DE"/>
        </w:rPr>
        <w:t>T</w:t>
      </w:r>
      <w:r w:rsidR="00FE5988">
        <w:rPr>
          <w:lang w:val="de-DE"/>
        </w:rPr>
        <w:t xml:space="preserve">ippen Sie </w:t>
      </w:r>
      <w:r w:rsidR="00800852">
        <w:rPr>
          <w:lang w:val="de-DE"/>
        </w:rPr>
        <w:t xml:space="preserve">dafür </w:t>
      </w:r>
      <w:r w:rsidR="00FE5988">
        <w:rPr>
          <w:lang w:val="de-DE"/>
        </w:rPr>
        <w:t xml:space="preserve">auf </w:t>
      </w:r>
      <w:r w:rsidR="00FE5988" w:rsidRPr="00063190">
        <w:rPr>
          <w:b/>
          <w:bCs/>
          <w:lang w:val="de-DE"/>
        </w:rPr>
        <w:t>„Sie lassen sich testen?“</w:t>
      </w:r>
      <w:r w:rsidR="00987AEC">
        <w:rPr>
          <w:lang w:val="de-DE"/>
        </w:rPr>
        <w:t xml:space="preserve"> und anschließend auf </w:t>
      </w:r>
      <w:r w:rsidR="00987AEC" w:rsidRPr="00063190">
        <w:rPr>
          <w:b/>
          <w:bCs/>
          <w:lang w:val="de-DE"/>
        </w:rPr>
        <w:t>„QR-Code scannen“</w:t>
      </w:r>
      <w:r w:rsidR="00800852">
        <w:rPr>
          <w:b/>
          <w:bCs/>
          <w:lang w:val="de-DE"/>
        </w:rPr>
        <w:t>.</w:t>
      </w:r>
      <w:r w:rsidR="00191253">
        <w:rPr>
          <w:b/>
          <w:bCs/>
          <w:lang w:val="de-DE"/>
        </w:rPr>
        <w:t xml:space="preserve"> </w:t>
      </w:r>
      <w:r w:rsidR="00FA3CBE">
        <w:rPr>
          <w:lang w:val="de-DE"/>
        </w:rPr>
        <w:t xml:space="preserve">Den QR-Code erhalten Sie </w:t>
      </w:r>
      <w:r w:rsidR="00FE5988">
        <w:rPr>
          <w:lang w:val="de-DE"/>
        </w:rPr>
        <w:t xml:space="preserve">entweder während der Terminbuchung oder nachdem Sie </w:t>
      </w:r>
      <w:r w:rsidR="00B75482">
        <w:rPr>
          <w:lang w:val="de-DE"/>
        </w:rPr>
        <w:t xml:space="preserve">den Test durchgeführt haben </w:t>
      </w:r>
      <w:r w:rsidR="00D425FC">
        <w:rPr>
          <w:lang w:val="de-DE"/>
        </w:rPr>
        <w:t xml:space="preserve">(je nach Testanbieter). </w:t>
      </w:r>
    </w:p>
    <w:p w14:paraId="1FD8936E" w14:textId="529CB65B" w:rsidR="009D22BD" w:rsidRDefault="009D22BD" w:rsidP="009D22BD">
      <w:pPr>
        <w:jc w:val="center"/>
        <w:rPr>
          <w:lang w:val="de-DE"/>
        </w:rPr>
      </w:pPr>
      <w:r>
        <w:rPr>
          <w:noProof/>
          <w:lang w:val="de-DE"/>
        </w:rPr>
        <w:lastRenderedPageBreak/>
        <w:drawing>
          <wp:inline distT="0" distB="0" distL="0" distR="0" wp14:anchorId="610CA144" wp14:editId="1DE5B432">
            <wp:extent cx="1256340" cy="2723281"/>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65983" cy="2744184"/>
                    </a:xfrm>
                    <a:prstGeom prst="rect">
                      <a:avLst/>
                    </a:prstGeom>
                  </pic:spPr>
                </pic:pic>
              </a:graphicData>
            </a:graphic>
          </wp:inline>
        </w:drawing>
      </w:r>
    </w:p>
    <w:p w14:paraId="0FCBCC04" w14:textId="61388A20" w:rsidR="009D22BD" w:rsidRDefault="00D425FC" w:rsidP="006C4118">
      <w:pPr>
        <w:rPr>
          <w:lang w:val="de-DE"/>
        </w:rPr>
      </w:pPr>
      <w:del w:id="63" w:author="Heine, Hanna" w:date="2021-10-11T09:42:00Z">
        <w:r w:rsidDel="004956B5">
          <w:rPr>
            <w:lang w:val="de-DE"/>
          </w:rPr>
          <w:delText xml:space="preserve">Sobald Ihr Testergebnis da ist, können Sie es auf der Startseite ihrer Corona-Warn-App sehen. </w:delText>
        </w:r>
        <w:r w:rsidR="003F22EC" w:rsidDel="004956B5">
          <w:rPr>
            <w:lang w:val="de-DE"/>
          </w:rPr>
          <w:delText xml:space="preserve">Im Falle eines positiven Testergebnisses können Sie das </w:delText>
        </w:r>
        <w:r w:rsidR="007A47E3" w:rsidDel="004956B5">
          <w:rPr>
            <w:lang w:val="de-DE"/>
          </w:rPr>
          <w:delText>Ergebnis</w:delText>
        </w:r>
        <w:r w:rsidR="00B06E4D" w:rsidDel="004956B5">
          <w:rPr>
            <w:lang w:val="de-DE"/>
          </w:rPr>
          <w:delText xml:space="preserve"> teilen, indem Sie es</w:delText>
        </w:r>
        <w:r w:rsidR="003F22EC" w:rsidDel="004956B5">
          <w:rPr>
            <w:lang w:val="de-DE"/>
          </w:rPr>
          <w:delText xml:space="preserve"> auswählen und </w:delText>
        </w:r>
        <w:r w:rsidR="00B06E4D" w:rsidDel="004956B5">
          <w:rPr>
            <w:lang w:val="de-DE"/>
          </w:rPr>
          <w:delText xml:space="preserve">anschließend auf </w:delText>
        </w:r>
        <w:r w:rsidR="00B06E4D" w:rsidRPr="00B06E4D" w:rsidDel="004956B5">
          <w:rPr>
            <w:b/>
            <w:bCs/>
            <w:lang w:val="de-DE"/>
          </w:rPr>
          <w:delText>„Andere warnen“</w:delText>
        </w:r>
        <w:r w:rsidR="00B06E4D" w:rsidDel="004956B5">
          <w:rPr>
            <w:lang w:val="de-DE"/>
          </w:rPr>
          <w:delText xml:space="preserve"> tippen</w:delText>
        </w:r>
      </w:del>
      <w:ins w:id="64" w:author="Heine, Hanna" w:date="2021-10-11T09:42:00Z">
        <w:r w:rsidR="004956B5">
          <w:rPr>
            <w:lang w:val="de-DE"/>
          </w:rPr>
          <w:t xml:space="preserve"> </w:t>
        </w:r>
      </w:ins>
      <w:r w:rsidR="00B06E4D">
        <w:rPr>
          <w:lang w:val="de-DE"/>
        </w:rPr>
        <w:t xml:space="preserve">. </w:t>
      </w:r>
    </w:p>
    <w:p w14:paraId="7F212616" w14:textId="6C24BC20" w:rsidR="009D22BD" w:rsidRDefault="009D22BD" w:rsidP="009D22BD">
      <w:pPr>
        <w:jc w:val="center"/>
        <w:rPr>
          <w:lang w:val="de-DE"/>
        </w:rPr>
      </w:pPr>
      <w:r>
        <w:rPr>
          <w:noProof/>
          <w:lang w:val="de-DE"/>
        </w:rPr>
        <w:drawing>
          <wp:inline distT="0" distB="0" distL="0" distR="0" wp14:anchorId="006815D0" wp14:editId="60C1168C">
            <wp:extent cx="1650619" cy="294053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2337" cy="2979222"/>
                    </a:xfrm>
                    <a:prstGeom prst="rect">
                      <a:avLst/>
                    </a:prstGeom>
                  </pic:spPr>
                </pic:pic>
              </a:graphicData>
            </a:graphic>
          </wp:inline>
        </w:drawing>
      </w:r>
      <w:r w:rsidR="00B06E4D">
        <w:rPr>
          <w:noProof/>
          <w:lang w:val="de-DE"/>
        </w:rPr>
        <w:drawing>
          <wp:inline distT="0" distB="0" distL="0" distR="0" wp14:anchorId="58521055" wp14:editId="094B00D7">
            <wp:extent cx="1272540" cy="2945694"/>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4694" cy="2973829"/>
                    </a:xfrm>
                    <a:prstGeom prst="rect">
                      <a:avLst/>
                    </a:prstGeom>
                  </pic:spPr>
                </pic:pic>
              </a:graphicData>
            </a:graphic>
          </wp:inline>
        </w:drawing>
      </w:r>
    </w:p>
    <w:p w14:paraId="4CB77DF9" w14:textId="44A35FE1" w:rsidR="009D22BD" w:rsidRDefault="009D22BD" w:rsidP="009D22BD">
      <w:pPr>
        <w:jc w:val="center"/>
        <w:rPr>
          <w:lang w:val="de-DE"/>
        </w:rPr>
      </w:pPr>
    </w:p>
    <w:p w14:paraId="13A23DB0" w14:textId="77777777" w:rsidR="00662A5E" w:rsidRDefault="00662A5E" w:rsidP="006C4118">
      <w:pPr>
        <w:rPr>
          <w:lang w:val="de-DE"/>
        </w:rPr>
      </w:pPr>
    </w:p>
    <w:p w14:paraId="491B7993" w14:textId="129DE6D1" w:rsidR="0002601F" w:rsidRPr="0002601F" w:rsidRDefault="0008344F">
      <w:pPr>
        <w:rPr>
          <w:lang w:val="de-DE"/>
        </w:rPr>
      </w:pPr>
      <w:r>
        <w:rPr>
          <w:lang w:val="de-DE"/>
        </w:rPr>
        <w:t xml:space="preserve"> </w:t>
      </w:r>
    </w:p>
    <w:sectPr w:rsidR="0002601F" w:rsidRPr="0002601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Schroeder, Giso" w:date="2021-10-06T00:45:00Z" w:initials="SG">
    <w:p w14:paraId="0EF3EB32" w14:textId="0FC47015" w:rsidR="5A0F0D72" w:rsidRPr="007567B3" w:rsidRDefault="5A0F0D72">
      <w:pPr>
        <w:pStyle w:val="CommentText"/>
        <w:rPr>
          <w:lang w:val="de-DE"/>
        </w:rPr>
      </w:pPr>
      <w:r w:rsidRPr="007567B3">
        <w:rPr>
          <w:lang w:val="de-DE"/>
        </w:rPr>
        <w:t xml:space="preserve">Das wurde bereits in der schönen Einleitung oben erwähnt. Ich halte es für sinnvoller, hier kompakter auf das Thema warnen einzuleiten, etwa so: </w:t>
      </w:r>
      <w:r w:rsidRPr="007567B3">
        <w:rPr>
          <w:i/>
          <w:iCs/>
          <w:lang w:val="de-DE"/>
        </w:rPr>
        <w:t>"Mit der Verlagerung vieler Veranstaltungen nach drinnen geht ein erhöhtes Infektionsrisiko durch die Aerosole einher. Für ein frühzeitiges Unterbrechen der Infektionsketten ist es deswegen nötig, die Teilnehmer unkompliziert und schnell von einem bekannten Infektionsfall zu warnen."</w:t>
      </w:r>
      <w:r>
        <w:rPr>
          <w:rStyle w:val="CommentReference"/>
        </w:rPr>
        <w:annotationRef/>
      </w:r>
    </w:p>
  </w:comment>
  <w:comment w:id="16" w:author="Schroeder, Giso" w:date="2021-10-06T00:47:00Z" w:initials="SG">
    <w:p w14:paraId="353C0886" w14:textId="56507E9B" w:rsidR="5A0F0D72" w:rsidRPr="007567B3" w:rsidRDefault="5A0F0D72">
      <w:pPr>
        <w:pStyle w:val="CommentText"/>
        <w:rPr>
          <w:lang w:val="de-DE"/>
        </w:rPr>
      </w:pPr>
      <w:r w:rsidRPr="007567B3">
        <w:rPr>
          <w:lang w:val="de-DE"/>
        </w:rPr>
        <w:t xml:space="preserve">"ermöglicht es ... Organisator*innen </w:t>
      </w:r>
      <w:r w:rsidRPr="007567B3">
        <w:rPr>
          <w:b/>
          <w:bCs/>
          <w:lang w:val="de-DE"/>
        </w:rPr>
        <w:t>und den Gesundheitsämtern</w:t>
      </w:r>
      <w:r w:rsidRPr="007567B3">
        <w:rPr>
          <w:lang w:val="de-DE"/>
        </w:rPr>
        <w:t xml:space="preserve">, Gäste ...in </w:t>
      </w:r>
      <w:proofErr w:type="spellStart"/>
      <w:r w:rsidRPr="007567B3">
        <w:rPr>
          <w:lang w:val="de-DE"/>
        </w:rPr>
        <w:t>Vertrung</w:t>
      </w:r>
      <w:proofErr w:type="spellEnd"/>
      <w:r w:rsidRPr="007567B3">
        <w:rPr>
          <w:lang w:val="de-DE"/>
        </w:rPr>
        <w:t xml:space="preserve"> zu warnen"</w:t>
      </w:r>
      <w:r>
        <w:rPr>
          <w:rStyle w:val="CommentReference"/>
        </w:rPr>
        <w:annotationRef/>
      </w:r>
    </w:p>
    <w:p w14:paraId="2EA4B9F8" w14:textId="3F73EC8F" w:rsidR="5A0F0D72" w:rsidRPr="007567B3" w:rsidRDefault="5A0F0D72">
      <w:pPr>
        <w:pStyle w:val="CommentText"/>
        <w:rPr>
          <w:lang w:val="de-DE"/>
        </w:rPr>
      </w:pPr>
    </w:p>
  </w:comment>
  <w:comment w:id="20" w:author="Schroeder, Giso" w:date="2021-10-06T00:49:00Z" w:initials="SG">
    <w:p w14:paraId="7F0BAB44" w14:textId="7E0DA24B" w:rsidR="39567083" w:rsidRPr="008E2562" w:rsidRDefault="39567083">
      <w:pPr>
        <w:pStyle w:val="CommentText"/>
        <w:rPr>
          <w:lang w:val="de-DE"/>
        </w:rPr>
      </w:pPr>
      <w:r w:rsidRPr="008E2562">
        <w:rPr>
          <w:lang w:val="de-DE"/>
        </w:rPr>
        <w:t xml:space="preserve">statt "ausstellen": </w:t>
      </w:r>
      <w:r w:rsidRPr="008E2562">
        <w:rPr>
          <w:b/>
          <w:bCs/>
          <w:i/>
          <w:iCs/>
          <w:lang w:val="de-DE"/>
        </w:rPr>
        <w:t xml:space="preserve">ausgeben </w:t>
      </w:r>
      <w:r w:rsidRPr="008E2562">
        <w:rPr>
          <w:lang w:val="de-DE"/>
        </w:rPr>
        <w:t>(denn ausgestellt wird sie von der TAN-Hotline</w:t>
      </w:r>
      <w:r>
        <w:rPr>
          <w:rStyle w:val="CommentReference"/>
        </w:rPr>
        <w:annotationRef/>
      </w:r>
    </w:p>
  </w:comment>
  <w:comment w:id="24" w:author="HoubenR" w:date="2021-10-05T00:28:00Z" w:initials="Ho">
    <w:p w14:paraId="0A7350F4" w14:textId="38250354" w:rsidR="38F1B0F8" w:rsidRPr="00B33169" w:rsidRDefault="38F1B0F8">
      <w:pPr>
        <w:rPr>
          <w:lang w:val="de-DE"/>
        </w:rPr>
      </w:pPr>
      <w:r w:rsidRPr="00B33169">
        <w:rPr>
          <w:lang w:val="de-DE"/>
        </w:rPr>
        <w:t>sollte das GA angebunden sein ;) Bisher sind es meines Wissens nach nur 4</w:t>
      </w:r>
      <w:r>
        <w:annotationRef/>
      </w:r>
    </w:p>
  </w:comment>
  <w:comment w:id="25" w:author="Schepp, Hilmar" w:date="2021-10-05T01:15:00Z" w:initials="SH">
    <w:p w14:paraId="35E7B5BF" w14:textId="491295AF" w:rsidR="38F1B0F8" w:rsidRPr="00B33169" w:rsidRDefault="38F1B0F8">
      <w:pPr>
        <w:rPr>
          <w:lang w:val="de-DE"/>
        </w:rPr>
      </w:pPr>
      <w:r w:rsidRPr="00B33169">
        <w:rPr>
          <w:lang w:val="de-DE"/>
        </w:rPr>
        <w:t>Genau. Das bemängeln auch Giso und Christian. Daher könnte dieser Blog auch nochmal für Aufmerksamkeit sorgen ...</w:t>
      </w:r>
      <w:r>
        <w:annotationRef/>
      </w:r>
    </w:p>
  </w:comment>
  <w:comment w:id="27" w:author="Schroeder, Giso" w:date="2021-10-07T00:16:00Z" w:initials="SG">
    <w:p w14:paraId="3AD38C34" w14:textId="2E0410F0" w:rsidR="34C8A4EB" w:rsidRPr="002E2727" w:rsidRDefault="34C8A4EB">
      <w:pPr>
        <w:pStyle w:val="CommentText"/>
        <w:rPr>
          <w:lang w:val="de-DE"/>
        </w:rPr>
      </w:pPr>
      <w:r w:rsidRPr="002E2727">
        <w:rPr>
          <w:lang w:val="de-DE"/>
        </w:rPr>
        <w:t>statt "verschicken" vielleicht besser "initiieren".</w:t>
      </w:r>
      <w:r>
        <w:rPr>
          <w:rStyle w:val="CommentReference"/>
        </w:rPr>
        <w:annotationRef/>
      </w:r>
    </w:p>
  </w:comment>
  <w:comment w:id="29" w:author="Schroeder, Giso" w:date="2021-10-07T00:23:00Z" w:initials="SG">
    <w:p w14:paraId="4914526F" w14:textId="01F6853F" w:rsidR="34C8A4EB" w:rsidRPr="002E2727" w:rsidRDefault="34C8A4EB">
      <w:pPr>
        <w:pStyle w:val="CommentText"/>
        <w:rPr>
          <w:lang w:val="de-DE"/>
        </w:rPr>
      </w:pPr>
      <w:r w:rsidRPr="002E2727">
        <w:rPr>
          <w:lang w:val="de-DE"/>
        </w:rPr>
        <w:t xml:space="preserve">Hier sollten wir </w:t>
      </w:r>
      <w:proofErr w:type="spellStart"/>
      <w:r w:rsidRPr="002E2727">
        <w:rPr>
          <w:lang w:val="de-DE"/>
        </w:rPr>
        <w:t>ehrlicherhalber</w:t>
      </w:r>
      <w:proofErr w:type="spellEnd"/>
      <w:r w:rsidRPr="002E2727">
        <w:rPr>
          <w:lang w:val="de-DE"/>
        </w:rPr>
        <w:t xml:space="preserve"> einschränken: "können Nutzer*innen ihre </w:t>
      </w:r>
      <w:r w:rsidRPr="002E2727">
        <w:rPr>
          <w:b/>
          <w:bCs/>
          <w:lang w:val="de-DE"/>
        </w:rPr>
        <w:t>digitalen COVID</w:t>
      </w:r>
      <w:r w:rsidRPr="002E2727">
        <w:rPr>
          <w:lang w:val="de-DE"/>
        </w:rPr>
        <w:t xml:space="preserve"> Impf- und Genesenenzertifikate". Ich hab nachgefragt. Andere Impfungen werden wir nicht als digitale Zertifikate in die App reinbekommen</w:t>
      </w:r>
      <w:r>
        <w:rPr>
          <w:rStyle w:val="CommentReference"/>
        </w:rPr>
        <w:annotationRef/>
      </w:r>
    </w:p>
  </w:comment>
  <w:comment w:id="36" w:author="Schroeder, Giso" w:date="2021-10-07T00:24:00Z" w:initials="SG">
    <w:p w14:paraId="0EF9C8D1" w14:textId="410332F0" w:rsidR="34C8A4EB" w:rsidRPr="002E2727" w:rsidRDefault="34C8A4EB">
      <w:pPr>
        <w:pStyle w:val="CommentText"/>
        <w:rPr>
          <w:lang w:val="de-DE"/>
        </w:rPr>
      </w:pPr>
      <w:r w:rsidRPr="002E2727">
        <w:rPr>
          <w:lang w:val="de-DE"/>
        </w:rPr>
        <w:t xml:space="preserve">besser: "für die eine </w:t>
      </w:r>
      <w:proofErr w:type="spellStart"/>
      <w:r w:rsidRPr="002E2727">
        <w:rPr>
          <w:lang w:val="de-DE"/>
        </w:rPr>
        <w:t>Auffrischimpfung</w:t>
      </w:r>
      <w:proofErr w:type="spellEnd"/>
      <w:r w:rsidRPr="002E2727">
        <w:rPr>
          <w:lang w:val="de-DE"/>
        </w:rPr>
        <w:t xml:space="preserve"> empfehlen wird"</w:t>
      </w:r>
      <w:r>
        <w:rPr>
          <w:rStyle w:val="CommentReference"/>
        </w:rPr>
        <w:annotationRef/>
      </w:r>
    </w:p>
  </w:comment>
  <w:comment w:id="40" w:author="Schroeder, Giso" w:date="2021-10-07T00:27:00Z" w:initials="SG">
    <w:p w14:paraId="5DFA4773" w14:textId="69F81FA8" w:rsidR="34C8A4EB" w:rsidRPr="002E2727" w:rsidRDefault="34C8A4EB">
      <w:pPr>
        <w:pStyle w:val="CommentText"/>
        <w:rPr>
          <w:lang w:val="de-DE"/>
        </w:rPr>
      </w:pPr>
      <w:r w:rsidRPr="002E2727">
        <w:rPr>
          <w:lang w:val="de-DE"/>
        </w:rPr>
        <w:t>Das klingt kompliziert: "sein oder ihr positives Testergebnis".</w:t>
      </w:r>
      <w:r>
        <w:rPr>
          <w:rStyle w:val="CommentReference"/>
        </w:rPr>
        <w:annotationRef/>
      </w:r>
    </w:p>
    <w:p w14:paraId="606B4109" w14:textId="1BA18B25" w:rsidR="34C8A4EB" w:rsidRPr="002E2727" w:rsidRDefault="34C8A4EB">
      <w:pPr>
        <w:pStyle w:val="CommentText"/>
        <w:rPr>
          <w:lang w:val="de-DE"/>
        </w:rPr>
      </w:pPr>
      <w:r w:rsidRPr="002E2727">
        <w:rPr>
          <w:lang w:val="de-DE"/>
        </w:rPr>
        <w:t xml:space="preserve">Warum nicht einfach: "Nur wer das positive Testergebnis auch tatsächlich teilt..." </w:t>
      </w:r>
    </w:p>
  </w:comment>
  <w:comment w:id="43" w:author="Schroeder, Giso" w:date="2021-10-07T00:29:00Z" w:initials="SG">
    <w:p w14:paraId="28309C38" w14:textId="7DD4EB41" w:rsidR="34C8A4EB" w:rsidRPr="002E2727" w:rsidRDefault="34C8A4EB">
      <w:pPr>
        <w:pStyle w:val="CommentText"/>
        <w:rPr>
          <w:lang w:val="de-DE"/>
        </w:rPr>
      </w:pPr>
      <w:r w:rsidRPr="002E2727">
        <w:rPr>
          <w:lang w:val="de-DE"/>
        </w:rPr>
        <w:t xml:space="preserve">Genauer: "Damit Sie Ihr </w:t>
      </w:r>
      <w:proofErr w:type="spellStart"/>
      <w:r w:rsidRPr="002E2727">
        <w:rPr>
          <w:lang w:val="de-DE"/>
        </w:rPr>
        <w:t>Testergbenis</w:t>
      </w:r>
      <w:proofErr w:type="spellEnd"/>
      <w:r w:rsidRPr="002E2727">
        <w:rPr>
          <w:lang w:val="de-DE"/>
        </w:rPr>
        <w:t xml:space="preserve"> an die Corona-Warn-App überhaupt übertragen bekommen und es über die App auch teilen können"</w:t>
      </w:r>
      <w:r>
        <w:rPr>
          <w:rStyle w:val="CommentReference"/>
        </w:rPr>
        <w:annotationRef/>
      </w:r>
    </w:p>
  </w:comment>
  <w:comment w:id="46" w:author="Schroeder, Giso" w:date="2021-10-07T00:35:00Z" w:initials="SG">
    <w:p w14:paraId="7312679A" w14:textId="30B7735A" w:rsidR="34C8A4EB" w:rsidRPr="002E2727" w:rsidRDefault="34C8A4EB">
      <w:pPr>
        <w:pStyle w:val="CommentText"/>
        <w:rPr>
          <w:lang w:val="de-DE"/>
        </w:rPr>
      </w:pPr>
      <w:r w:rsidRPr="002E2727">
        <w:rPr>
          <w:lang w:val="de-DE"/>
        </w:rPr>
        <w:t>Hier fehlt jetzt der Hinweis, dass mit dem Abruf des Testergebnisses auch die Zustimmung eingeholt wird, das Ergebnis zu teilen (so es denn positiv ist), denn das TAN-Verfahren ist hier nicht nötig</w:t>
      </w:r>
      <w:r>
        <w:rPr>
          <w:rStyle w:val="CommentReference"/>
        </w:rPr>
        <w:annotationRef/>
      </w:r>
    </w:p>
  </w:comment>
  <w:comment w:id="47" w:author="Heine, Hanna" w:date="2021-10-11T09:10:00Z" w:initials="HH">
    <w:p w14:paraId="6733F144" w14:textId="5218E4EC" w:rsidR="001E1803" w:rsidRPr="001E1803" w:rsidRDefault="001E1803">
      <w:pPr>
        <w:pStyle w:val="CommentText"/>
        <w:rPr>
          <w:lang w:val="de-DE"/>
        </w:rPr>
      </w:pPr>
      <w:r>
        <w:rPr>
          <w:rStyle w:val="CommentReference"/>
        </w:rPr>
        <w:annotationRef/>
      </w:r>
      <w:r>
        <w:rPr>
          <w:lang w:val="de-DE"/>
        </w:rPr>
        <w:t>Meinst du auf dem Screenshot fehlt der Hinweis?</w:t>
      </w:r>
    </w:p>
  </w:comment>
  <w:comment w:id="48" w:author="Schroeder, Giso" w:date="2021-10-07T00:36:00Z" w:initials="SG">
    <w:p w14:paraId="2E9578BA" w14:textId="7553D3B1" w:rsidR="34C8A4EB" w:rsidRPr="002E2727" w:rsidRDefault="34C8A4EB">
      <w:pPr>
        <w:pStyle w:val="CommentText"/>
        <w:rPr>
          <w:lang w:val="de-DE"/>
        </w:rPr>
      </w:pPr>
      <w:r w:rsidRPr="002E2727">
        <w:rPr>
          <w:lang w:val="de-DE"/>
        </w:rPr>
        <w:t>Das TAN-Verfahren wird nur benötigt, wenn man einen Test registriert hat, aber nicht über die App sondern aus anderem Weg das positive Testergebnis empfangen hat</w:t>
      </w:r>
      <w:r>
        <w:rPr>
          <w:rStyle w:val="CommentReference"/>
        </w:rPr>
        <w:annotationRef/>
      </w:r>
    </w:p>
  </w:comment>
  <w:comment w:id="53" w:author="Schroeder, Giso" w:date="2021-10-07T00:37:00Z" w:initials="SG">
    <w:p w14:paraId="3D449F71" w14:textId="0381C69C" w:rsidR="34C8A4EB" w:rsidRPr="002E2727" w:rsidRDefault="34C8A4EB">
      <w:pPr>
        <w:pStyle w:val="CommentText"/>
        <w:rPr>
          <w:lang w:val="de-DE"/>
        </w:rPr>
      </w:pPr>
      <w:r w:rsidRPr="002E2727">
        <w:rPr>
          <w:lang w:val="de-DE"/>
        </w:rPr>
        <w:t>Auch die internationale Nummer hat am Ende die "</w:t>
      </w:r>
      <w:r w:rsidRPr="002E2727">
        <w:rPr>
          <w:b/>
          <w:bCs/>
          <w:lang w:val="de-DE"/>
        </w:rPr>
        <w:t>2</w:t>
      </w:r>
      <w:r w:rsidRPr="002E2727">
        <w:rPr>
          <w:lang w:val="de-DE"/>
        </w:rPr>
        <w:t>"</w:t>
      </w:r>
      <w:r>
        <w:rPr>
          <w:rStyle w:val="CommentReference"/>
        </w:rPr>
        <w:annotationRef/>
      </w:r>
    </w:p>
  </w:comment>
  <w:comment w:id="54" w:author="Heine, Hanna" w:date="2021-10-11T09:13:00Z" w:initials="HH">
    <w:p w14:paraId="71163442" w14:textId="0A2F9121" w:rsidR="007D0D2C" w:rsidRPr="007D0D2C" w:rsidRDefault="007D0D2C">
      <w:pPr>
        <w:pStyle w:val="CommentText"/>
        <w:rPr>
          <w:lang w:val="de-DE"/>
        </w:rPr>
      </w:pPr>
      <w:r>
        <w:rPr>
          <w:rStyle w:val="CommentReference"/>
        </w:rPr>
        <w:annotationRef/>
      </w:r>
      <w:r w:rsidR="00F61F49">
        <w:rPr>
          <w:lang w:val="de-DE"/>
        </w:rPr>
        <w:t>Oh okay, d</w:t>
      </w:r>
      <w:r w:rsidRPr="007D0D2C">
        <w:rPr>
          <w:lang w:val="de-DE"/>
        </w:rPr>
        <w:t xml:space="preserve">ann sollten wir das </w:t>
      </w:r>
      <w:r>
        <w:rPr>
          <w:lang w:val="de-DE"/>
        </w:rPr>
        <w:t>auf der HP auch ändern</w:t>
      </w:r>
      <w:r w:rsidR="00F61F49">
        <w:rPr>
          <w:lang w:val="de-DE"/>
        </w:rPr>
        <w:t>. D</w:t>
      </w:r>
      <w:r>
        <w:rPr>
          <w:lang w:val="de-DE"/>
        </w:rPr>
        <w:t>a steht nämlich diese Nummer</w:t>
      </w:r>
      <w:r w:rsidR="00F61F49">
        <w:rPr>
          <w:lang w:val="de-DE"/>
        </w:rPr>
        <w:t xml:space="preserve"> mit der 1 am Ende.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F3EB32" w15:done="1"/>
  <w15:commentEx w15:paraId="2EA4B9F8" w15:done="1"/>
  <w15:commentEx w15:paraId="7F0BAB44" w15:done="1"/>
  <w15:commentEx w15:paraId="0A7350F4" w15:done="1"/>
  <w15:commentEx w15:paraId="35E7B5BF" w15:paraIdParent="0A7350F4" w15:done="1"/>
  <w15:commentEx w15:paraId="3AD38C34" w15:done="1"/>
  <w15:commentEx w15:paraId="4914526F" w15:done="1"/>
  <w15:commentEx w15:paraId="0EF9C8D1" w15:done="1"/>
  <w15:commentEx w15:paraId="606B4109" w15:done="1"/>
  <w15:commentEx w15:paraId="28309C38" w15:done="1"/>
  <w15:commentEx w15:paraId="7312679A" w15:done="0"/>
  <w15:commentEx w15:paraId="6733F144" w15:paraIdParent="7312679A" w15:done="0"/>
  <w15:commentEx w15:paraId="2E9578BA" w15:done="1"/>
  <w15:commentEx w15:paraId="3D449F71" w15:done="0"/>
  <w15:commentEx w15:paraId="71163442" w15:paraIdParent="3D449F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B213ABA" w16cex:dateUtc="2021-10-06T07:45:00Z"/>
  <w16cex:commentExtensible w16cex:durableId="60562143" w16cex:dateUtc="2021-10-06T07:47:00Z"/>
  <w16cex:commentExtensible w16cex:durableId="24A23C10" w16cex:dateUtc="2021-10-06T07:49:00Z"/>
  <w16cex:commentExtensible w16cex:durableId="411F751C" w16cex:dateUtc="2021-10-05T07:28:00Z"/>
  <w16cex:commentExtensible w16cex:durableId="1E7A7C21" w16cex:dateUtc="2021-10-05T08:15:00Z"/>
  <w16cex:commentExtensible w16cex:durableId="630893B8" w16cex:dateUtc="2021-10-06T22:16:00Z"/>
  <w16cex:commentExtensible w16cex:durableId="57F47B4A" w16cex:dateUtc="2021-10-06T22:23:00Z"/>
  <w16cex:commentExtensible w16cex:durableId="380C797F" w16cex:dateUtc="2021-10-06T22:24:00Z"/>
  <w16cex:commentExtensible w16cex:durableId="3929FD3A" w16cex:dateUtc="2021-10-06T22:27:00Z"/>
  <w16cex:commentExtensible w16cex:durableId="7565A7DC" w16cex:dateUtc="2021-10-06T22:29:00Z"/>
  <w16cex:commentExtensible w16cex:durableId="6F1DEEF3" w16cex:dateUtc="2021-10-06T22:35:00Z"/>
  <w16cex:commentExtensible w16cex:durableId="250E7E1A" w16cex:dateUtc="2021-10-11T07:10:00Z"/>
  <w16cex:commentExtensible w16cex:durableId="2B29DCF3" w16cex:dateUtc="2021-10-06T22:36:00Z"/>
  <w16cex:commentExtensible w16cex:durableId="732DD98D" w16cex:dateUtc="2021-10-06T22:37:00Z"/>
  <w16cex:commentExtensible w16cex:durableId="250E7EB4" w16cex:dateUtc="2021-10-11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F3EB32" w16cid:durableId="0B213ABA"/>
  <w16cid:commentId w16cid:paraId="2EA4B9F8" w16cid:durableId="60562143"/>
  <w16cid:commentId w16cid:paraId="7F0BAB44" w16cid:durableId="24A23C10"/>
  <w16cid:commentId w16cid:paraId="0A7350F4" w16cid:durableId="411F751C"/>
  <w16cid:commentId w16cid:paraId="35E7B5BF" w16cid:durableId="1E7A7C21"/>
  <w16cid:commentId w16cid:paraId="3AD38C34" w16cid:durableId="630893B8"/>
  <w16cid:commentId w16cid:paraId="4914526F" w16cid:durableId="57F47B4A"/>
  <w16cid:commentId w16cid:paraId="0EF9C8D1" w16cid:durableId="380C797F"/>
  <w16cid:commentId w16cid:paraId="606B4109" w16cid:durableId="3929FD3A"/>
  <w16cid:commentId w16cid:paraId="28309C38" w16cid:durableId="7565A7DC"/>
  <w16cid:commentId w16cid:paraId="7312679A" w16cid:durableId="6F1DEEF3"/>
  <w16cid:commentId w16cid:paraId="6733F144" w16cid:durableId="250E7E1A"/>
  <w16cid:commentId w16cid:paraId="2E9578BA" w16cid:durableId="2B29DCF3"/>
  <w16cid:commentId w16cid:paraId="3D449F71" w16cid:durableId="732DD98D"/>
  <w16cid:commentId w16cid:paraId="71163442" w16cid:durableId="250E7E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B2B52" w14:textId="77777777" w:rsidR="00E30267" w:rsidRDefault="00E30267" w:rsidP="0084652F">
      <w:pPr>
        <w:spacing w:after="0" w:line="240" w:lineRule="auto"/>
      </w:pPr>
      <w:r>
        <w:separator/>
      </w:r>
    </w:p>
  </w:endnote>
  <w:endnote w:type="continuationSeparator" w:id="0">
    <w:p w14:paraId="4ECA86F2" w14:textId="77777777" w:rsidR="00E30267" w:rsidRDefault="00E30267" w:rsidP="0084652F">
      <w:pPr>
        <w:spacing w:after="0" w:line="240" w:lineRule="auto"/>
      </w:pPr>
      <w:r>
        <w:continuationSeparator/>
      </w:r>
    </w:p>
  </w:endnote>
  <w:endnote w:type="continuationNotice" w:id="1">
    <w:p w14:paraId="248AE268" w14:textId="77777777" w:rsidR="00E30267" w:rsidRDefault="00E302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2BA8B8" w14:textId="77777777" w:rsidR="00E30267" w:rsidRDefault="00E30267" w:rsidP="0084652F">
      <w:pPr>
        <w:spacing w:after="0" w:line="240" w:lineRule="auto"/>
      </w:pPr>
      <w:r>
        <w:separator/>
      </w:r>
    </w:p>
  </w:footnote>
  <w:footnote w:type="continuationSeparator" w:id="0">
    <w:p w14:paraId="2255AFF3" w14:textId="77777777" w:rsidR="00E30267" w:rsidRDefault="00E30267" w:rsidP="0084652F">
      <w:pPr>
        <w:spacing w:after="0" w:line="240" w:lineRule="auto"/>
      </w:pPr>
      <w:r>
        <w:continuationSeparator/>
      </w:r>
    </w:p>
  </w:footnote>
  <w:footnote w:type="continuationNotice" w:id="1">
    <w:p w14:paraId="136EB83F" w14:textId="77777777" w:rsidR="00E30267" w:rsidRDefault="00E30267">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ine, Hanna">
    <w15:presenceInfo w15:providerId="AD" w15:userId="S::hanna.heine@sap.com::83478f71-e85a-4780-936a-f70196242081"/>
  </w15:person>
  <w15:person w15:author="Schroeder, Giso">
    <w15:presenceInfo w15:providerId="AD" w15:userId="S::giso.schroeder01@sap.com::b4aab55d-bd58-48ad-a072-0d735bfa267b"/>
  </w15:person>
  <w15:person w15:author="HoubenR">
    <w15:presenceInfo w15:providerId="AD" w15:userId="S::houbenr_rki.de#ext#@sap.onmicrosoft.com::8c917c15-0805-493c-ba8a-c412b53947f7"/>
  </w15:person>
  <w15:person w15:author="Schepp, Hilmar">
    <w15:presenceInfo w15:providerId="AD" w15:userId="S::hilmar.schepp@sap.com::6f286804-3c09-44d1-8b46-f5c7be2fd5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01F"/>
    <w:rsid w:val="00005FFC"/>
    <w:rsid w:val="00023BF0"/>
    <w:rsid w:val="0002601F"/>
    <w:rsid w:val="000271D7"/>
    <w:rsid w:val="00044207"/>
    <w:rsid w:val="00044C3E"/>
    <w:rsid w:val="00046303"/>
    <w:rsid w:val="00063190"/>
    <w:rsid w:val="0006581E"/>
    <w:rsid w:val="000701B7"/>
    <w:rsid w:val="000815EC"/>
    <w:rsid w:val="0008344F"/>
    <w:rsid w:val="00084876"/>
    <w:rsid w:val="000A5DC0"/>
    <w:rsid w:val="000C6576"/>
    <w:rsid w:val="000E1004"/>
    <w:rsid w:val="000F77E9"/>
    <w:rsid w:val="00134E64"/>
    <w:rsid w:val="00164972"/>
    <w:rsid w:val="001701EA"/>
    <w:rsid w:val="00174E01"/>
    <w:rsid w:val="00191253"/>
    <w:rsid w:val="001A1A41"/>
    <w:rsid w:val="001D5E07"/>
    <w:rsid w:val="001D7A57"/>
    <w:rsid w:val="001E1803"/>
    <w:rsid w:val="001F5BC7"/>
    <w:rsid w:val="0020032A"/>
    <w:rsid w:val="00205373"/>
    <w:rsid w:val="002058E6"/>
    <w:rsid w:val="0021268C"/>
    <w:rsid w:val="00215B33"/>
    <w:rsid w:val="0022651C"/>
    <w:rsid w:val="00245240"/>
    <w:rsid w:val="00246160"/>
    <w:rsid w:val="002522DB"/>
    <w:rsid w:val="00256E61"/>
    <w:rsid w:val="00264AE0"/>
    <w:rsid w:val="002A5A06"/>
    <w:rsid w:val="002B676B"/>
    <w:rsid w:val="002C64C6"/>
    <w:rsid w:val="002E2727"/>
    <w:rsid w:val="002F5D06"/>
    <w:rsid w:val="0032E51A"/>
    <w:rsid w:val="00346850"/>
    <w:rsid w:val="00352498"/>
    <w:rsid w:val="00354A3A"/>
    <w:rsid w:val="0036763A"/>
    <w:rsid w:val="003701C5"/>
    <w:rsid w:val="00391C29"/>
    <w:rsid w:val="003D2740"/>
    <w:rsid w:val="003D665B"/>
    <w:rsid w:val="003E13B9"/>
    <w:rsid w:val="003F22EC"/>
    <w:rsid w:val="003F5DC5"/>
    <w:rsid w:val="00401126"/>
    <w:rsid w:val="00404B0C"/>
    <w:rsid w:val="0042257B"/>
    <w:rsid w:val="004412AB"/>
    <w:rsid w:val="00443FEE"/>
    <w:rsid w:val="00447262"/>
    <w:rsid w:val="004504AA"/>
    <w:rsid w:val="00453710"/>
    <w:rsid w:val="00467025"/>
    <w:rsid w:val="00473674"/>
    <w:rsid w:val="00490D95"/>
    <w:rsid w:val="00492D73"/>
    <w:rsid w:val="00493F96"/>
    <w:rsid w:val="004956B5"/>
    <w:rsid w:val="004A5AFB"/>
    <w:rsid w:val="004E784D"/>
    <w:rsid w:val="00522988"/>
    <w:rsid w:val="00534267"/>
    <w:rsid w:val="005423BC"/>
    <w:rsid w:val="00556C48"/>
    <w:rsid w:val="00561974"/>
    <w:rsid w:val="00584B88"/>
    <w:rsid w:val="005C47D6"/>
    <w:rsid w:val="005D3FC2"/>
    <w:rsid w:val="005E172E"/>
    <w:rsid w:val="005F4C25"/>
    <w:rsid w:val="00611359"/>
    <w:rsid w:val="00637EE7"/>
    <w:rsid w:val="0064769E"/>
    <w:rsid w:val="00662A5E"/>
    <w:rsid w:val="006751F3"/>
    <w:rsid w:val="006850C4"/>
    <w:rsid w:val="006C4118"/>
    <w:rsid w:val="006F7510"/>
    <w:rsid w:val="00723FAB"/>
    <w:rsid w:val="007324AC"/>
    <w:rsid w:val="007333EF"/>
    <w:rsid w:val="00751CC3"/>
    <w:rsid w:val="007567B3"/>
    <w:rsid w:val="00765555"/>
    <w:rsid w:val="00767137"/>
    <w:rsid w:val="0078287D"/>
    <w:rsid w:val="007A47E3"/>
    <w:rsid w:val="007D0D2C"/>
    <w:rsid w:val="007D5A53"/>
    <w:rsid w:val="00800852"/>
    <w:rsid w:val="00807193"/>
    <w:rsid w:val="00831D25"/>
    <w:rsid w:val="0084652F"/>
    <w:rsid w:val="00853871"/>
    <w:rsid w:val="008617BC"/>
    <w:rsid w:val="00861A70"/>
    <w:rsid w:val="008674E5"/>
    <w:rsid w:val="008802D9"/>
    <w:rsid w:val="00881FCD"/>
    <w:rsid w:val="008A0F3B"/>
    <w:rsid w:val="008A68E4"/>
    <w:rsid w:val="008B0B03"/>
    <w:rsid w:val="008B2AEB"/>
    <w:rsid w:val="008B349C"/>
    <w:rsid w:val="008E2562"/>
    <w:rsid w:val="009564C1"/>
    <w:rsid w:val="00987AEC"/>
    <w:rsid w:val="00993D72"/>
    <w:rsid w:val="009A608F"/>
    <w:rsid w:val="009B25E8"/>
    <w:rsid w:val="009D22BD"/>
    <w:rsid w:val="009D30CA"/>
    <w:rsid w:val="009D7158"/>
    <w:rsid w:val="00A334D0"/>
    <w:rsid w:val="00A34048"/>
    <w:rsid w:val="00A43ED0"/>
    <w:rsid w:val="00A60927"/>
    <w:rsid w:val="00A67657"/>
    <w:rsid w:val="00A82D3D"/>
    <w:rsid w:val="00AA63A4"/>
    <w:rsid w:val="00AB2EDF"/>
    <w:rsid w:val="00AB3425"/>
    <w:rsid w:val="00AB5D17"/>
    <w:rsid w:val="00B06E4D"/>
    <w:rsid w:val="00B146EE"/>
    <w:rsid w:val="00B14BE0"/>
    <w:rsid w:val="00B33169"/>
    <w:rsid w:val="00B426F4"/>
    <w:rsid w:val="00B42E6B"/>
    <w:rsid w:val="00B542B4"/>
    <w:rsid w:val="00B60BDF"/>
    <w:rsid w:val="00B75482"/>
    <w:rsid w:val="00BE4315"/>
    <w:rsid w:val="00BF37DB"/>
    <w:rsid w:val="00C21D4C"/>
    <w:rsid w:val="00C270CD"/>
    <w:rsid w:val="00C344ED"/>
    <w:rsid w:val="00C57E76"/>
    <w:rsid w:val="00C7738A"/>
    <w:rsid w:val="00CF4BA1"/>
    <w:rsid w:val="00D425FC"/>
    <w:rsid w:val="00D7060B"/>
    <w:rsid w:val="00D83531"/>
    <w:rsid w:val="00D938F7"/>
    <w:rsid w:val="00DA08A3"/>
    <w:rsid w:val="00DC3032"/>
    <w:rsid w:val="00DD3822"/>
    <w:rsid w:val="00E126B5"/>
    <w:rsid w:val="00E30267"/>
    <w:rsid w:val="00E336EE"/>
    <w:rsid w:val="00E514ED"/>
    <w:rsid w:val="00E6508C"/>
    <w:rsid w:val="00E752BA"/>
    <w:rsid w:val="00EA4A47"/>
    <w:rsid w:val="00EF0B08"/>
    <w:rsid w:val="00EF3313"/>
    <w:rsid w:val="00F04951"/>
    <w:rsid w:val="00F13D24"/>
    <w:rsid w:val="00F15901"/>
    <w:rsid w:val="00F25607"/>
    <w:rsid w:val="00F35ECE"/>
    <w:rsid w:val="00F61F49"/>
    <w:rsid w:val="00F7298C"/>
    <w:rsid w:val="00F8505D"/>
    <w:rsid w:val="00F8569E"/>
    <w:rsid w:val="00FA3CBE"/>
    <w:rsid w:val="00FB0F0A"/>
    <w:rsid w:val="00FB15E9"/>
    <w:rsid w:val="00FE52BD"/>
    <w:rsid w:val="00FE5988"/>
    <w:rsid w:val="00FE706D"/>
    <w:rsid w:val="01413B03"/>
    <w:rsid w:val="0390C4C8"/>
    <w:rsid w:val="03BFD261"/>
    <w:rsid w:val="04522E1E"/>
    <w:rsid w:val="060CDC76"/>
    <w:rsid w:val="06C8658A"/>
    <w:rsid w:val="075F3556"/>
    <w:rsid w:val="08AC1B75"/>
    <w:rsid w:val="092D180D"/>
    <w:rsid w:val="09A879C4"/>
    <w:rsid w:val="0C1D0AEC"/>
    <w:rsid w:val="0F12B1D9"/>
    <w:rsid w:val="0F386A41"/>
    <w:rsid w:val="12842D14"/>
    <w:rsid w:val="14792E30"/>
    <w:rsid w:val="15AB5C4D"/>
    <w:rsid w:val="16029414"/>
    <w:rsid w:val="16D4094D"/>
    <w:rsid w:val="17B923EA"/>
    <w:rsid w:val="17BE6F2F"/>
    <w:rsid w:val="1993E257"/>
    <w:rsid w:val="1A9EF591"/>
    <w:rsid w:val="1AE7683F"/>
    <w:rsid w:val="1B0F92BD"/>
    <w:rsid w:val="1B646A03"/>
    <w:rsid w:val="1CA5BD6A"/>
    <w:rsid w:val="1CD27AB8"/>
    <w:rsid w:val="1F338A56"/>
    <w:rsid w:val="201554AC"/>
    <w:rsid w:val="20C0ACCB"/>
    <w:rsid w:val="21128873"/>
    <w:rsid w:val="21B1DF0D"/>
    <w:rsid w:val="2497A6F2"/>
    <w:rsid w:val="24CEA1DF"/>
    <w:rsid w:val="25045CC9"/>
    <w:rsid w:val="2572A364"/>
    <w:rsid w:val="27273A46"/>
    <w:rsid w:val="278FE06B"/>
    <w:rsid w:val="29DBABC0"/>
    <w:rsid w:val="2AC7812D"/>
    <w:rsid w:val="2B38A8F6"/>
    <w:rsid w:val="2C036E22"/>
    <w:rsid w:val="2C0D33FD"/>
    <w:rsid w:val="2D12C727"/>
    <w:rsid w:val="304D2EE6"/>
    <w:rsid w:val="30C0049E"/>
    <w:rsid w:val="30CE1C8C"/>
    <w:rsid w:val="30F04A8C"/>
    <w:rsid w:val="32BD204F"/>
    <w:rsid w:val="3319E7E1"/>
    <w:rsid w:val="33F3E567"/>
    <w:rsid w:val="34C8A4EB"/>
    <w:rsid w:val="354C553D"/>
    <w:rsid w:val="359B51FB"/>
    <w:rsid w:val="35B99A20"/>
    <w:rsid w:val="36010665"/>
    <w:rsid w:val="362449F2"/>
    <w:rsid w:val="365188A3"/>
    <w:rsid w:val="3717A206"/>
    <w:rsid w:val="376F82CB"/>
    <w:rsid w:val="38731FCF"/>
    <w:rsid w:val="38F1B0F8"/>
    <w:rsid w:val="39567083"/>
    <w:rsid w:val="3B24F9C6"/>
    <w:rsid w:val="3B3F24B1"/>
    <w:rsid w:val="3D4690F2"/>
    <w:rsid w:val="3D6214AA"/>
    <w:rsid w:val="3E4B2B43"/>
    <w:rsid w:val="3E5C9A88"/>
    <w:rsid w:val="3FF86AE9"/>
    <w:rsid w:val="400075AF"/>
    <w:rsid w:val="44507246"/>
    <w:rsid w:val="44E63A2B"/>
    <w:rsid w:val="459BF56D"/>
    <w:rsid w:val="46BEAF4E"/>
    <w:rsid w:val="46D4280B"/>
    <w:rsid w:val="475100A6"/>
    <w:rsid w:val="4767F744"/>
    <w:rsid w:val="4834A56A"/>
    <w:rsid w:val="496EF2E3"/>
    <w:rsid w:val="4AA9223B"/>
    <w:rsid w:val="4C5BD107"/>
    <w:rsid w:val="4DB7970A"/>
    <w:rsid w:val="51DB87B0"/>
    <w:rsid w:val="53DA09E9"/>
    <w:rsid w:val="53E162C2"/>
    <w:rsid w:val="53F8DE3B"/>
    <w:rsid w:val="57057166"/>
    <w:rsid w:val="57190384"/>
    <w:rsid w:val="57383CBE"/>
    <w:rsid w:val="57522F19"/>
    <w:rsid w:val="5773F7DC"/>
    <w:rsid w:val="5A0F0D72"/>
    <w:rsid w:val="5C42830D"/>
    <w:rsid w:val="5CA1527A"/>
    <w:rsid w:val="5D0E270F"/>
    <w:rsid w:val="5E3BEA0C"/>
    <w:rsid w:val="5E8A7E77"/>
    <w:rsid w:val="5F5B1BF4"/>
    <w:rsid w:val="5F75BA6E"/>
    <w:rsid w:val="61BEBF7E"/>
    <w:rsid w:val="640E7D90"/>
    <w:rsid w:val="6473FFA5"/>
    <w:rsid w:val="679797D7"/>
    <w:rsid w:val="69B32142"/>
    <w:rsid w:val="6A2F4D52"/>
    <w:rsid w:val="6A64FEDD"/>
    <w:rsid w:val="6BBD9EB7"/>
    <w:rsid w:val="6CAC6461"/>
    <w:rsid w:val="6D388C06"/>
    <w:rsid w:val="6E9372BB"/>
    <w:rsid w:val="6F9E1053"/>
    <w:rsid w:val="7013B5BA"/>
    <w:rsid w:val="70652B4B"/>
    <w:rsid w:val="71635843"/>
    <w:rsid w:val="73548DE7"/>
    <w:rsid w:val="751977A9"/>
    <w:rsid w:val="764869DF"/>
    <w:rsid w:val="76FE264F"/>
    <w:rsid w:val="7902CCEB"/>
    <w:rsid w:val="79039620"/>
    <w:rsid w:val="794F804F"/>
    <w:rsid w:val="79B393E8"/>
    <w:rsid w:val="7A39DAD7"/>
    <w:rsid w:val="7AD5B7EE"/>
    <w:rsid w:val="7ECA02C1"/>
    <w:rsid w:val="7FA64611"/>
    <w:rsid w:val="7FBB49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EC40D1F"/>
  <w15:chartTrackingRefBased/>
  <w15:docId w15:val="{B6EC9620-089A-407E-BAD8-867A35016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0F77E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F77E9"/>
  </w:style>
  <w:style w:type="paragraph" w:styleId="Footer">
    <w:name w:val="footer"/>
    <w:basedOn w:val="Normal"/>
    <w:link w:val="FooterChar"/>
    <w:uiPriority w:val="99"/>
    <w:semiHidden/>
    <w:unhideWhenUsed/>
    <w:rsid w:val="000F77E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F77E9"/>
  </w:style>
  <w:style w:type="paragraph" w:styleId="ListParagraph">
    <w:name w:val="List Paragraph"/>
    <w:basedOn w:val="Normal"/>
    <w:uiPriority w:val="34"/>
    <w:qFormat/>
    <w:rsid w:val="00F04951"/>
    <w:pPr>
      <w:ind w:left="720"/>
      <w:contextualSpacing/>
    </w:pPr>
  </w:style>
  <w:style w:type="paragraph" w:styleId="CommentSubject">
    <w:name w:val="annotation subject"/>
    <w:basedOn w:val="CommentText"/>
    <w:next w:val="CommentText"/>
    <w:link w:val="CommentSubjectChar"/>
    <w:uiPriority w:val="99"/>
    <w:semiHidden/>
    <w:unhideWhenUsed/>
    <w:rsid w:val="001E1803"/>
    <w:rPr>
      <w:b/>
      <w:bCs/>
    </w:rPr>
  </w:style>
  <w:style w:type="character" w:customStyle="1" w:styleId="CommentSubjectChar">
    <w:name w:val="Comment Subject Char"/>
    <w:basedOn w:val="CommentTextChar"/>
    <w:link w:val="CommentSubject"/>
    <w:uiPriority w:val="99"/>
    <w:semiHidden/>
    <w:rsid w:val="001E18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506936">
      <w:bodyDiv w:val="1"/>
      <w:marLeft w:val="0"/>
      <w:marRight w:val="0"/>
      <w:marTop w:val="0"/>
      <w:marBottom w:val="0"/>
      <w:divBdr>
        <w:top w:val="none" w:sz="0" w:space="0" w:color="auto"/>
        <w:left w:val="none" w:sz="0" w:space="0" w:color="auto"/>
        <w:bottom w:val="none" w:sz="0" w:space="0" w:color="auto"/>
        <w:right w:val="none" w:sz="0" w:space="0" w:color="auto"/>
      </w:divBdr>
      <w:divsChild>
        <w:div w:id="243807247">
          <w:marLeft w:val="0"/>
          <w:marRight w:val="0"/>
          <w:marTop w:val="0"/>
          <w:marBottom w:val="0"/>
          <w:divBdr>
            <w:top w:val="none" w:sz="0" w:space="0" w:color="auto"/>
            <w:left w:val="none" w:sz="0" w:space="0" w:color="auto"/>
            <w:bottom w:val="none" w:sz="0" w:space="0" w:color="auto"/>
            <w:right w:val="none" w:sz="0" w:space="0" w:color="auto"/>
          </w:divBdr>
          <w:divsChild>
            <w:div w:id="14372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E5452C0C40F34A98BC19413AA186EF" ma:contentTypeVersion="14" ma:contentTypeDescription="Create a new document." ma:contentTypeScope="" ma:versionID="36e1cfa85a001e4b174d31e78c4a74d7">
  <xsd:schema xmlns:xsd="http://www.w3.org/2001/XMLSchema" xmlns:xs="http://www.w3.org/2001/XMLSchema" xmlns:p="http://schemas.microsoft.com/office/2006/metadata/properties" xmlns:ns3="42b7c65f-cb96-46c5-bf4c-5975cd02e5f8" xmlns:ns4="4aab694c-b384-4693-8a5f-747fe35b3a32" targetNamespace="http://schemas.microsoft.com/office/2006/metadata/properties" ma:root="true" ma:fieldsID="36b49f31100cfefa64d1aed0138c91f5" ns3:_="" ns4:_="">
    <xsd:import namespace="42b7c65f-cb96-46c5-bf4c-5975cd02e5f8"/>
    <xsd:import namespace="4aab694c-b384-4693-8a5f-747fe35b3a3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b7c65f-cb96-46c5-bf4c-5975cd02e5f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ab694c-b384-4693-8a5f-747fe35b3a3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CC7C7F-0AC5-495F-9E46-2E85B6E157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b7c65f-cb96-46c5-bf4c-5975cd02e5f8"/>
    <ds:schemaRef ds:uri="4aab694c-b384-4693-8a5f-747fe35b3a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974C61-39EF-4E89-A341-445A7F2BADE5}">
  <ds:schemaRefs>
    <ds:schemaRef ds:uri="http://schemas.microsoft.com/sharepoint/v3/contenttype/forms"/>
  </ds:schemaRefs>
</ds:datastoreItem>
</file>

<file path=customXml/itemProps3.xml><?xml version="1.0" encoding="utf-8"?>
<ds:datastoreItem xmlns:ds="http://schemas.openxmlformats.org/officeDocument/2006/customXml" ds:itemID="{5C48B782-9C2B-402A-9504-E47B667B95F5}">
  <ds:schemaRefs>
    <ds:schemaRef ds:uri="http://schemas.microsoft.com/office/infopath/2007/PartnerControls"/>
    <ds:schemaRef ds:uri="http://schemas.openxmlformats.org/package/2006/metadata/core-properties"/>
    <ds:schemaRef ds:uri="42b7c65f-cb96-46c5-bf4c-5975cd02e5f8"/>
    <ds:schemaRef ds:uri="http://purl.org/dc/elements/1.1/"/>
    <ds:schemaRef ds:uri="http://purl.org/dc/terms/"/>
    <ds:schemaRef ds:uri="4aab694c-b384-4693-8a5f-747fe35b3a32"/>
    <ds:schemaRef ds:uri="http://purl.org/dc/dcmitype/"/>
    <ds:schemaRef ds:uri="http://schemas.microsoft.com/office/2006/metadata/properties"/>
    <ds:schemaRef ds:uri="http://schemas.microsoft.com/office/2006/documentManagement/typ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1441</Words>
  <Characters>8218</Characters>
  <Application>Microsoft Office Word</Application>
  <DocSecurity>0</DocSecurity>
  <Lines>68</Lines>
  <Paragraphs>19</Paragraphs>
  <ScaleCrop>false</ScaleCrop>
  <Company/>
  <LinksUpToDate>false</LinksUpToDate>
  <CharactersWithSpaces>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Heine, Hanna</dc:creator>
  <cp:keywords/>
  <dc:description/>
  <cp:lastModifiedBy>Heine, Hanna</cp:lastModifiedBy>
  <cp:revision>2</cp:revision>
  <dcterms:created xsi:type="dcterms:W3CDTF">2021-10-11T10:34:00Z</dcterms:created>
  <dcterms:modified xsi:type="dcterms:W3CDTF">2021-10-11T10:34:00Z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0x01010036E5452C0C40F34A98BC19413AA186EF</vt:lpwstr>
  </property>
</Properties>
</file>